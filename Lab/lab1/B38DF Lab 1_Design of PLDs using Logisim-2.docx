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1C80BD" w14:textId="77777777" w:rsidR="005345E5" w:rsidRPr="002810BC" w:rsidRDefault="00F210C2" w:rsidP="001175EE">
      <w:pPr>
        <w:jc w:val="center"/>
        <w:rPr>
          <w:rFonts w:ascii="Arial" w:hAnsi="Arial" w:cs="Arial"/>
          <w:color w:val="FF0000"/>
          <w:sz w:val="24"/>
          <w:szCs w:val="24"/>
          <w:u w:val="single"/>
        </w:rPr>
      </w:pPr>
      <w:r w:rsidRPr="002810BC">
        <w:rPr>
          <w:rFonts w:ascii="Arial" w:hAnsi="Arial" w:cs="Arial"/>
          <w:b/>
          <w:bCs/>
          <w:color w:val="0070C0"/>
          <w:sz w:val="24"/>
          <w:szCs w:val="24"/>
          <w:u w:val="single"/>
        </w:rPr>
        <w:t>B38</w:t>
      </w:r>
      <w:r w:rsidR="005345E5" w:rsidRPr="002810BC">
        <w:rPr>
          <w:rFonts w:ascii="Arial" w:hAnsi="Arial" w:cs="Arial"/>
          <w:b/>
          <w:bCs/>
          <w:color w:val="0070C0"/>
          <w:sz w:val="24"/>
          <w:szCs w:val="24"/>
          <w:u w:val="single"/>
        </w:rPr>
        <w:t>DF</w:t>
      </w:r>
      <w:r w:rsidRPr="002810BC">
        <w:rPr>
          <w:rFonts w:ascii="Arial" w:hAnsi="Arial" w:cs="Arial"/>
          <w:color w:val="0070C0"/>
          <w:sz w:val="24"/>
          <w:szCs w:val="24"/>
          <w:u w:val="single"/>
        </w:rPr>
        <w:t xml:space="preserve"> </w:t>
      </w:r>
      <w:r w:rsidR="005345E5" w:rsidRPr="002810BC">
        <w:rPr>
          <w:rFonts w:ascii="Arial" w:hAnsi="Arial" w:cs="Arial"/>
          <w:color w:val="0070C0"/>
          <w:sz w:val="24"/>
          <w:szCs w:val="24"/>
          <w:u w:val="single"/>
        </w:rPr>
        <w:t>Computer Architecture and Embedded Systems</w:t>
      </w:r>
      <w:r w:rsidR="00C8654C" w:rsidRPr="002810BC">
        <w:rPr>
          <w:rFonts w:ascii="Arial" w:hAnsi="Arial" w:cs="Arial"/>
          <w:color w:val="FF0000"/>
          <w:sz w:val="24"/>
          <w:szCs w:val="24"/>
          <w:u w:val="single"/>
        </w:rPr>
        <w:t xml:space="preserve"> </w:t>
      </w:r>
    </w:p>
    <w:p w14:paraId="254B0BDB" w14:textId="7D32E2C2" w:rsidR="00971995" w:rsidRPr="002810BC" w:rsidRDefault="00C8654C" w:rsidP="002810BC">
      <w:pPr>
        <w:jc w:val="right"/>
        <w:rPr>
          <w:rFonts w:ascii="Arial" w:hAnsi="Arial" w:cs="Arial"/>
          <w:color w:val="FF0000"/>
          <w:sz w:val="24"/>
          <w:szCs w:val="24"/>
          <w:u w:val="single"/>
        </w:rPr>
      </w:pPr>
      <w:r w:rsidRPr="002810BC">
        <w:rPr>
          <w:rFonts w:ascii="Arial" w:hAnsi="Arial" w:cs="Arial"/>
          <w:b/>
          <w:bCs/>
          <w:color w:val="FF0000"/>
          <w:sz w:val="24"/>
          <w:szCs w:val="24"/>
          <w:u w:val="single"/>
        </w:rPr>
        <w:t>Total Marks (</w:t>
      </w:r>
      <w:r w:rsidR="00DC618A">
        <w:rPr>
          <w:rFonts w:ascii="Arial" w:hAnsi="Arial" w:cs="Arial"/>
          <w:b/>
          <w:bCs/>
          <w:color w:val="FF0000"/>
          <w:sz w:val="24"/>
          <w:szCs w:val="24"/>
          <w:u w:val="single"/>
        </w:rPr>
        <w:t>10</w:t>
      </w:r>
      <w:r w:rsidR="00A8096A" w:rsidRPr="002810BC">
        <w:rPr>
          <w:rFonts w:ascii="Arial" w:hAnsi="Arial" w:cs="Arial"/>
          <w:b/>
          <w:bCs/>
          <w:color w:val="FF0000"/>
          <w:sz w:val="24"/>
          <w:szCs w:val="24"/>
          <w:u w:val="single"/>
        </w:rPr>
        <w:t>0</w:t>
      </w:r>
      <w:r w:rsidRPr="002810BC">
        <w:rPr>
          <w:rFonts w:ascii="Arial" w:hAnsi="Arial" w:cs="Arial"/>
          <w:b/>
          <w:bCs/>
          <w:color w:val="FF0000"/>
          <w:sz w:val="24"/>
          <w:szCs w:val="24"/>
          <w:u w:val="single"/>
        </w:rPr>
        <w:t>)</w:t>
      </w:r>
    </w:p>
    <w:p w14:paraId="4A9A35F1" w14:textId="1ACDBC3E" w:rsidR="00F210C2" w:rsidRPr="002810BC" w:rsidRDefault="00F210C2" w:rsidP="001175EE">
      <w:pPr>
        <w:jc w:val="center"/>
        <w:rPr>
          <w:rFonts w:ascii="Arial" w:hAnsi="Arial" w:cs="Arial"/>
          <w:color w:val="00B050"/>
          <w:sz w:val="24"/>
          <w:szCs w:val="24"/>
          <w:u w:val="single"/>
        </w:rPr>
      </w:pPr>
      <w:r w:rsidRPr="002810BC">
        <w:rPr>
          <w:rFonts w:ascii="Arial" w:hAnsi="Arial" w:cs="Arial"/>
          <w:color w:val="00B050"/>
          <w:sz w:val="24"/>
          <w:szCs w:val="24"/>
          <w:u w:val="single"/>
        </w:rPr>
        <w:t xml:space="preserve">Lab </w:t>
      </w:r>
      <w:r w:rsidR="005345E5" w:rsidRPr="002810BC">
        <w:rPr>
          <w:rFonts w:ascii="Arial" w:hAnsi="Arial" w:cs="Arial"/>
          <w:color w:val="00B050"/>
          <w:sz w:val="24"/>
          <w:szCs w:val="24"/>
          <w:u w:val="single"/>
        </w:rPr>
        <w:t>1</w:t>
      </w:r>
      <w:r w:rsidRPr="002810BC">
        <w:rPr>
          <w:rFonts w:ascii="Arial" w:hAnsi="Arial" w:cs="Arial"/>
          <w:color w:val="00B050"/>
          <w:sz w:val="24"/>
          <w:szCs w:val="24"/>
          <w:u w:val="single"/>
        </w:rPr>
        <w:t xml:space="preserve"> –</w:t>
      </w:r>
      <w:r w:rsidR="005345E5" w:rsidRPr="002810BC">
        <w:rPr>
          <w:rFonts w:ascii="Arial" w:hAnsi="Arial" w:cs="Arial"/>
          <w:color w:val="00B050"/>
          <w:sz w:val="24"/>
          <w:szCs w:val="24"/>
          <w:u w:val="single"/>
        </w:rPr>
        <w:t xml:space="preserve"> Design of Programmable Logic Devices (PLDs)</w:t>
      </w:r>
      <w:r w:rsidR="00896D97" w:rsidRPr="002810BC">
        <w:rPr>
          <w:rFonts w:ascii="Arial" w:hAnsi="Arial" w:cs="Arial"/>
          <w:color w:val="00B050"/>
          <w:sz w:val="24"/>
          <w:szCs w:val="24"/>
          <w:u w:val="single"/>
        </w:rPr>
        <w:t xml:space="preserve"> using Logisim</w:t>
      </w:r>
      <w:ins w:id="0" w:author="Erden, Mustafa Suphi" w:date="2020-09-24T12:59:00Z">
        <w:r w:rsidR="008F5F95" w:rsidRPr="002810BC">
          <w:rPr>
            <w:rFonts w:ascii="Arial" w:hAnsi="Arial" w:cs="Arial"/>
            <w:color w:val="00B050"/>
            <w:sz w:val="24"/>
            <w:szCs w:val="24"/>
            <w:u w:val="single"/>
          </w:rPr>
          <w:t xml:space="preserve"> </w:t>
        </w:r>
      </w:ins>
    </w:p>
    <w:p w14:paraId="2560F208" w14:textId="619992B4" w:rsidR="00B202D2" w:rsidRPr="002810BC" w:rsidRDefault="00B202D2" w:rsidP="001175EE">
      <w:pPr>
        <w:jc w:val="both"/>
        <w:rPr>
          <w:rFonts w:ascii="Arial" w:hAnsi="Arial" w:cs="Arial"/>
          <w:b/>
          <w:bCs/>
          <w:sz w:val="24"/>
          <w:szCs w:val="24"/>
          <w:u w:val="single"/>
        </w:rPr>
      </w:pPr>
      <w:r w:rsidRPr="002810BC">
        <w:rPr>
          <w:rFonts w:ascii="Arial" w:hAnsi="Arial" w:cs="Arial"/>
          <w:b/>
          <w:bCs/>
          <w:sz w:val="24"/>
          <w:szCs w:val="24"/>
          <w:u w:val="single"/>
        </w:rPr>
        <w:t>Part 1: Introduction</w:t>
      </w:r>
    </w:p>
    <w:p w14:paraId="7ED90784" w14:textId="6897193B" w:rsidR="001A689B" w:rsidRPr="002810BC" w:rsidRDefault="0086689C" w:rsidP="001175EE">
      <w:pPr>
        <w:spacing w:line="276" w:lineRule="auto"/>
        <w:jc w:val="both"/>
        <w:rPr>
          <w:rFonts w:ascii="Arial" w:hAnsi="Arial" w:cs="Arial"/>
          <w:sz w:val="24"/>
          <w:szCs w:val="24"/>
        </w:rPr>
      </w:pPr>
      <w:r w:rsidRPr="002810BC">
        <w:rPr>
          <w:rFonts w:ascii="Arial" w:hAnsi="Arial" w:cs="Arial"/>
          <w:sz w:val="24"/>
          <w:szCs w:val="24"/>
        </w:rPr>
        <w:t>In</w:t>
      </w:r>
      <w:r w:rsidR="001A689B" w:rsidRPr="002810BC">
        <w:rPr>
          <w:rFonts w:ascii="Arial" w:hAnsi="Arial" w:cs="Arial"/>
          <w:sz w:val="24"/>
          <w:szCs w:val="24"/>
        </w:rPr>
        <w:t xml:space="preserve"> </w:t>
      </w:r>
      <w:r w:rsidR="005345E5" w:rsidRPr="002810BC">
        <w:rPr>
          <w:rFonts w:ascii="Arial" w:hAnsi="Arial" w:cs="Arial"/>
          <w:sz w:val="24"/>
          <w:szCs w:val="24"/>
        </w:rPr>
        <w:t>this lab</w:t>
      </w:r>
      <w:r w:rsidR="001A689B" w:rsidRPr="002810BC">
        <w:rPr>
          <w:rFonts w:ascii="Arial" w:hAnsi="Arial" w:cs="Arial"/>
          <w:sz w:val="24"/>
          <w:szCs w:val="24"/>
        </w:rPr>
        <w:t xml:space="preserve">, we are going to look at </w:t>
      </w:r>
      <w:r w:rsidR="00ED5FF8" w:rsidRPr="002810BC">
        <w:rPr>
          <w:rFonts w:ascii="Arial" w:hAnsi="Arial" w:cs="Arial"/>
          <w:sz w:val="24"/>
          <w:szCs w:val="24"/>
        </w:rPr>
        <w:t>how to design</w:t>
      </w:r>
      <w:r w:rsidR="005345E5" w:rsidRPr="002810BC">
        <w:rPr>
          <w:rFonts w:ascii="Arial" w:hAnsi="Arial" w:cs="Arial"/>
          <w:sz w:val="24"/>
          <w:szCs w:val="24"/>
        </w:rPr>
        <w:t xml:space="preserve"> and</w:t>
      </w:r>
      <w:r w:rsidR="00ED5FF8" w:rsidRPr="002810BC">
        <w:rPr>
          <w:rFonts w:ascii="Arial" w:hAnsi="Arial" w:cs="Arial"/>
          <w:sz w:val="24"/>
          <w:szCs w:val="24"/>
        </w:rPr>
        <w:t xml:space="preserve"> implement </w:t>
      </w:r>
      <w:r w:rsidR="005345E5" w:rsidRPr="002810BC">
        <w:rPr>
          <w:rFonts w:ascii="Arial" w:hAnsi="Arial" w:cs="Arial"/>
          <w:sz w:val="24"/>
          <w:szCs w:val="24"/>
        </w:rPr>
        <w:t xml:space="preserve">three different type of Programmable Logic Devices (PLDs). Namely, Programmable Read Only Memory (PROM), Programmable Array Logic (PAL) and Programmable Logic Array (PLA).  PLDs are integrated circuits (ICs) consisting of an array of AND </w:t>
      </w:r>
      <w:proofErr w:type="spellStart"/>
      <w:r w:rsidR="005345E5" w:rsidRPr="002810BC">
        <w:rPr>
          <w:rFonts w:ascii="Arial" w:hAnsi="Arial" w:cs="Arial"/>
          <w:sz w:val="24"/>
          <w:szCs w:val="24"/>
        </w:rPr>
        <w:t>and</w:t>
      </w:r>
      <w:proofErr w:type="spellEnd"/>
      <w:r w:rsidR="005345E5" w:rsidRPr="002810BC">
        <w:rPr>
          <w:rFonts w:ascii="Arial" w:hAnsi="Arial" w:cs="Arial"/>
          <w:sz w:val="24"/>
          <w:szCs w:val="24"/>
        </w:rPr>
        <w:t xml:space="preserve"> OR gates. You are also going to look at how to implement various </w:t>
      </w:r>
      <w:r w:rsidR="00896D97" w:rsidRPr="002810BC">
        <w:rPr>
          <w:rFonts w:ascii="Arial" w:hAnsi="Arial" w:cs="Arial"/>
          <w:sz w:val="24"/>
          <w:szCs w:val="24"/>
        </w:rPr>
        <w:t>Boolean</w:t>
      </w:r>
      <w:r w:rsidR="005345E5" w:rsidRPr="002810BC">
        <w:rPr>
          <w:rFonts w:ascii="Arial" w:hAnsi="Arial" w:cs="Arial"/>
          <w:sz w:val="24"/>
          <w:szCs w:val="24"/>
        </w:rPr>
        <w:t xml:space="preserve"> logic functions based on the requirement using PLDs.</w:t>
      </w:r>
    </w:p>
    <w:p w14:paraId="677A3A91" w14:textId="0BA1ED1A" w:rsidR="00B202D2" w:rsidRPr="002810BC" w:rsidRDefault="00B202D2" w:rsidP="001175EE">
      <w:pPr>
        <w:jc w:val="both"/>
        <w:rPr>
          <w:rFonts w:ascii="Arial" w:hAnsi="Arial" w:cs="Arial"/>
          <w:b/>
          <w:bCs/>
          <w:sz w:val="24"/>
          <w:szCs w:val="24"/>
          <w:u w:val="single"/>
        </w:rPr>
      </w:pPr>
      <w:r w:rsidRPr="002810BC">
        <w:rPr>
          <w:rFonts w:ascii="Arial" w:hAnsi="Arial" w:cs="Arial"/>
          <w:b/>
          <w:bCs/>
          <w:sz w:val="24"/>
          <w:szCs w:val="24"/>
          <w:u w:val="single"/>
        </w:rPr>
        <w:t xml:space="preserve">Part 2: </w:t>
      </w:r>
      <w:r w:rsidR="00813714" w:rsidRPr="002810BC">
        <w:rPr>
          <w:rFonts w:ascii="Arial" w:hAnsi="Arial" w:cs="Arial"/>
          <w:b/>
          <w:bCs/>
          <w:sz w:val="24"/>
          <w:szCs w:val="24"/>
          <w:u w:val="single"/>
        </w:rPr>
        <w:t>Desig</w:t>
      </w:r>
      <w:r w:rsidR="005345E5" w:rsidRPr="002810BC">
        <w:rPr>
          <w:rFonts w:ascii="Arial" w:hAnsi="Arial" w:cs="Arial"/>
          <w:b/>
          <w:bCs/>
          <w:sz w:val="24"/>
          <w:szCs w:val="24"/>
          <w:u w:val="single"/>
        </w:rPr>
        <w:t>n of Programmable Read Only Memory (PROM)</w:t>
      </w:r>
    </w:p>
    <w:p w14:paraId="180987B5" w14:textId="741F6FFC" w:rsidR="00FC76A5" w:rsidRPr="002810BC" w:rsidRDefault="00FC76A5" w:rsidP="005345E5">
      <w:pPr>
        <w:spacing w:line="276" w:lineRule="auto"/>
        <w:jc w:val="both"/>
        <w:rPr>
          <w:rFonts w:ascii="Arial" w:hAnsi="Arial" w:cs="Arial"/>
          <w:i/>
          <w:iCs/>
          <w:sz w:val="24"/>
          <w:szCs w:val="24"/>
        </w:rPr>
      </w:pPr>
    </w:p>
    <w:p w14:paraId="03D1F85A" w14:textId="0BD8D254" w:rsidR="00ED5FF8" w:rsidRPr="002810BC" w:rsidRDefault="001A689B" w:rsidP="005345E5">
      <w:pPr>
        <w:spacing w:line="276" w:lineRule="auto"/>
        <w:jc w:val="both"/>
        <w:rPr>
          <w:rFonts w:ascii="Arial" w:hAnsi="Arial" w:cs="Arial"/>
          <w:sz w:val="24"/>
          <w:szCs w:val="24"/>
        </w:rPr>
      </w:pPr>
      <w:r w:rsidRPr="002810BC">
        <w:rPr>
          <w:rFonts w:ascii="Arial" w:hAnsi="Arial" w:cs="Arial"/>
          <w:sz w:val="24"/>
          <w:szCs w:val="24"/>
        </w:rPr>
        <w:t>For the first</w:t>
      </w:r>
      <w:r w:rsidR="00ED5FF8" w:rsidRPr="002810BC">
        <w:rPr>
          <w:rFonts w:ascii="Arial" w:hAnsi="Arial" w:cs="Arial"/>
          <w:sz w:val="24"/>
          <w:szCs w:val="24"/>
        </w:rPr>
        <w:t xml:space="preserve"> task, </w:t>
      </w:r>
      <w:r w:rsidR="008661B9" w:rsidRPr="002810BC">
        <w:rPr>
          <w:rFonts w:ascii="Arial" w:hAnsi="Arial" w:cs="Arial"/>
          <w:sz w:val="24"/>
          <w:szCs w:val="24"/>
        </w:rPr>
        <w:t>we</w:t>
      </w:r>
      <w:r w:rsidR="00ED5FF8" w:rsidRPr="002810BC">
        <w:rPr>
          <w:rFonts w:ascii="Arial" w:hAnsi="Arial" w:cs="Arial"/>
          <w:sz w:val="24"/>
          <w:szCs w:val="24"/>
        </w:rPr>
        <w:t xml:space="preserve"> are required to design </w:t>
      </w:r>
      <w:r w:rsidR="001863C0" w:rsidRPr="002810BC">
        <w:rPr>
          <w:rFonts w:ascii="Arial" w:hAnsi="Arial" w:cs="Arial"/>
          <w:sz w:val="24"/>
          <w:szCs w:val="24"/>
        </w:rPr>
        <w:t>a</w:t>
      </w:r>
      <w:r w:rsidR="00ED5FF8" w:rsidRPr="002810BC">
        <w:rPr>
          <w:rFonts w:ascii="Arial" w:hAnsi="Arial" w:cs="Arial"/>
          <w:sz w:val="24"/>
          <w:szCs w:val="24"/>
        </w:rPr>
        <w:t xml:space="preserve"> </w:t>
      </w:r>
      <w:r w:rsidR="005345E5" w:rsidRPr="002810BC">
        <w:rPr>
          <w:rFonts w:ascii="Arial" w:hAnsi="Arial" w:cs="Arial"/>
          <w:sz w:val="24"/>
          <w:szCs w:val="24"/>
        </w:rPr>
        <w:t>Programmable Read Only Memory</w:t>
      </w:r>
      <w:r w:rsidR="008D357D" w:rsidRPr="002810BC">
        <w:rPr>
          <w:rFonts w:ascii="Arial" w:hAnsi="Arial" w:cs="Arial"/>
          <w:sz w:val="24"/>
          <w:szCs w:val="24"/>
        </w:rPr>
        <w:t xml:space="preserve"> (PROM)</w:t>
      </w:r>
      <w:r w:rsidR="003F3BCD" w:rsidRPr="002810BC">
        <w:rPr>
          <w:rFonts w:ascii="Arial" w:hAnsi="Arial" w:cs="Arial"/>
          <w:sz w:val="24"/>
          <w:szCs w:val="24"/>
        </w:rPr>
        <w:t xml:space="preserve">. </w:t>
      </w:r>
      <w:r w:rsidR="008D357D" w:rsidRPr="002810BC">
        <w:rPr>
          <w:rFonts w:ascii="Arial" w:hAnsi="Arial" w:cs="Arial"/>
          <w:sz w:val="24"/>
          <w:szCs w:val="24"/>
        </w:rPr>
        <w:t xml:space="preserve"> The structure of a PROM is shown in Figure 1.</w:t>
      </w:r>
    </w:p>
    <w:p w14:paraId="6EFDEAD2" w14:textId="74841A47" w:rsidR="008D357D" w:rsidRPr="002810BC" w:rsidRDefault="008D357D" w:rsidP="008D357D">
      <w:pPr>
        <w:keepNext/>
        <w:spacing w:line="276" w:lineRule="auto"/>
        <w:jc w:val="center"/>
        <w:rPr>
          <w:rFonts w:ascii="Arial" w:hAnsi="Arial" w:cs="Arial"/>
          <w:sz w:val="24"/>
          <w:szCs w:val="24"/>
        </w:rPr>
      </w:pPr>
      <w:r w:rsidRPr="002810BC">
        <w:rPr>
          <w:rFonts w:ascii="Arial" w:hAnsi="Arial" w:cs="Arial"/>
          <w:noProof/>
          <w:sz w:val="24"/>
          <w:szCs w:val="24"/>
          <w:lang w:eastAsia="zh-CN"/>
        </w:rPr>
        <w:drawing>
          <wp:inline distT="0" distB="0" distL="0" distR="0" wp14:anchorId="0AF0FE9F" wp14:editId="4D04BAB3">
            <wp:extent cx="3600953" cy="3458058"/>
            <wp:effectExtent l="95250" t="19050" r="361950" b="371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3458058"/>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63CB90E" w14:textId="0AC3AF58" w:rsidR="008D357D" w:rsidRDefault="008D357D" w:rsidP="008D357D">
      <w:pPr>
        <w:pStyle w:val="a4"/>
        <w:jc w:val="center"/>
        <w:rPr>
          <w:rFonts w:ascii="Arial" w:hAnsi="Arial" w:cs="Arial"/>
          <w:i w:val="0"/>
          <w:iCs w:val="0"/>
          <w:sz w:val="24"/>
          <w:szCs w:val="24"/>
        </w:rPr>
      </w:pPr>
      <w:r w:rsidRPr="002810BC">
        <w:rPr>
          <w:rFonts w:ascii="Arial" w:hAnsi="Arial" w:cs="Arial"/>
          <w:i w:val="0"/>
          <w:iCs w:val="0"/>
          <w:sz w:val="24"/>
          <w:szCs w:val="24"/>
        </w:rPr>
        <w:t xml:space="preserve">Figure </w:t>
      </w:r>
      <w:r w:rsidRPr="002810BC">
        <w:rPr>
          <w:rFonts w:ascii="Arial" w:hAnsi="Arial" w:cs="Arial"/>
          <w:i w:val="0"/>
          <w:iCs w:val="0"/>
          <w:sz w:val="24"/>
          <w:szCs w:val="24"/>
        </w:rPr>
        <w:fldChar w:fldCharType="begin"/>
      </w:r>
      <w:r w:rsidRPr="002810BC">
        <w:rPr>
          <w:rFonts w:ascii="Arial" w:hAnsi="Arial" w:cs="Arial"/>
          <w:i w:val="0"/>
          <w:iCs w:val="0"/>
          <w:sz w:val="24"/>
          <w:szCs w:val="24"/>
        </w:rPr>
        <w:instrText xml:space="preserve"> SEQ Figure \* ARABIC </w:instrText>
      </w:r>
      <w:r w:rsidRPr="002810BC">
        <w:rPr>
          <w:rFonts w:ascii="Arial" w:hAnsi="Arial" w:cs="Arial"/>
          <w:i w:val="0"/>
          <w:iCs w:val="0"/>
          <w:sz w:val="24"/>
          <w:szCs w:val="24"/>
        </w:rPr>
        <w:fldChar w:fldCharType="separate"/>
      </w:r>
      <w:r w:rsidR="0025382F">
        <w:rPr>
          <w:rFonts w:ascii="Arial" w:hAnsi="Arial" w:cs="Arial"/>
          <w:i w:val="0"/>
          <w:iCs w:val="0"/>
          <w:noProof/>
          <w:sz w:val="24"/>
          <w:szCs w:val="24"/>
        </w:rPr>
        <w:t>1</w:t>
      </w:r>
      <w:r w:rsidRPr="002810BC">
        <w:rPr>
          <w:rFonts w:ascii="Arial" w:hAnsi="Arial" w:cs="Arial"/>
          <w:i w:val="0"/>
          <w:iCs w:val="0"/>
          <w:sz w:val="24"/>
          <w:szCs w:val="24"/>
        </w:rPr>
        <w:fldChar w:fldCharType="end"/>
      </w:r>
      <w:r w:rsidRPr="002810BC">
        <w:rPr>
          <w:rFonts w:ascii="Arial" w:hAnsi="Arial" w:cs="Arial"/>
          <w:i w:val="0"/>
          <w:iCs w:val="0"/>
          <w:sz w:val="24"/>
          <w:szCs w:val="24"/>
        </w:rPr>
        <w:t>: PROM Structure</w:t>
      </w:r>
    </w:p>
    <w:p w14:paraId="3EE44A6A" w14:textId="77777777" w:rsidR="002810BC" w:rsidRPr="002810BC" w:rsidRDefault="002810BC" w:rsidP="002810BC"/>
    <w:p w14:paraId="0349321B" w14:textId="7AEEA167" w:rsidR="008D357D" w:rsidRPr="002810BC" w:rsidRDefault="008D357D" w:rsidP="002810BC">
      <w:pPr>
        <w:jc w:val="both"/>
        <w:rPr>
          <w:rFonts w:ascii="Arial" w:hAnsi="Arial" w:cs="Arial"/>
          <w:sz w:val="24"/>
          <w:szCs w:val="24"/>
        </w:rPr>
      </w:pPr>
      <w:r w:rsidRPr="002810BC">
        <w:rPr>
          <w:rFonts w:ascii="Arial" w:hAnsi="Arial" w:cs="Arial"/>
          <w:sz w:val="24"/>
          <w:szCs w:val="24"/>
        </w:rPr>
        <w:lastRenderedPageBreak/>
        <w:t xml:space="preserve">Most notably, the PROM consists of a </w:t>
      </w:r>
      <w:r w:rsidRPr="002810BC">
        <w:rPr>
          <w:rFonts w:ascii="Arial" w:hAnsi="Arial" w:cs="Arial"/>
          <w:b/>
          <w:bCs/>
          <w:i/>
          <w:iCs/>
          <w:sz w:val="24"/>
          <w:szCs w:val="24"/>
        </w:rPr>
        <w:t>fixed</w:t>
      </w:r>
      <w:r w:rsidRPr="002810BC">
        <w:rPr>
          <w:rFonts w:ascii="Arial" w:hAnsi="Arial" w:cs="Arial"/>
          <w:sz w:val="24"/>
          <w:szCs w:val="24"/>
        </w:rPr>
        <w:t xml:space="preserve"> AND array and a</w:t>
      </w:r>
      <w:r w:rsidRPr="002810BC">
        <w:rPr>
          <w:rFonts w:ascii="Arial" w:hAnsi="Arial" w:cs="Arial"/>
          <w:b/>
          <w:bCs/>
          <w:i/>
          <w:iCs/>
          <w:sz w:val="24"/>
          <w:szCs w:val="24"/>
        </w:rPr>
        <w:t xml:space="preserve"> programmable</w:t>
      </w:r>
      <w:r w:rsidRPr="002810BC">
        <w:rPr>
          <w:rFonts w:ascii="Arial" w:hAnsi="Arial" w:cs="Arial"/>
          <w:sz w:val="24"/>
          <w:szCs w:val="24"/>
        </w:rPr>
        <w:t xml:space="preserve"> OR array. We are going to look at two ways to implement the PROM. The first method is using AND gates and Inverters </w:t>
      </w:r>
      <w:r w:rsidR="008F6F87" w:rsidRPr="002810BC">
        <w:rPr>
          <w:rFonts w:ascii="Arial" w:hAnsi="Arial" w:cs="Arial"/>
          <w:sz w:val="24"/>
          <w:szCs w:val="24"/>
        </w:rPr>
        <w:t xml:space="preserve">for the fixed AND array </w:t>
      </w:r>
      <w:r w:rsidRPr="002810BC">
        <w:rPr>
          <w:rFonts w:ascii="Arial" w:hAnsi="Arial" w:cs="Arial"/>
          <w:sz w:val="24"/>
          <w:szCs w:val="24"/>
        </w:rPr>
        <w:t>and the second method is a more convenient way using x to n decoders</w:t>
      </w:r>
      <w:r w:rsidR="008F6F87" w:rsidRPr="002810BC">
        <w:rPr>
          <w:rFonts w:ascii="Arial" w:hAnsi="Arial" w:cs="Arial"/>
          <w:sz w:val="24"/>
          <w:szCs w:val="24"/>
        </w:rPr>
        <w:t xml:space="preserve"> for the fixed AND array</w:t>
      </w:r>
      <w:r w:rsidRPr="002810BC">
        <w:rPr>
          <w:rFonts w:ascii="Arial" w:hAnsi="Arial" w:cs="Arial"/>
          <w:sz w:val="24"/>
          <w:szCs w:val="24"/>
        </w:rPr>
        <w:t xml:space="preserve"> depending on the number of inputs x. </w:t>
      </w:r>
    </w:p>
    <w:p w14:paraId="2FB2EAC0" w14:textId="5707926F" w:rsidR="008F6F87" w:rsidRDefault="008F6F87" w:rsidP="008D357D">
      <w:pPr>
        <w:rPr>
          <w:rFonts w:ascii="Arial" w:hAnsi="Arial" w:cs="Arial"/>
          <w:sz w:val="24"/>
          <w:szCs w:val="24"/>
        </w:rPr>
      </w:pPr>
      <w:r w:rsidRPr="002810BC">
        <w:rPr>
          <w:rFonts w:ascii="Arial" w:hAnsi="Arial" w:cs="Arial"/>
          <w:sz w:val="24"/>
          <w:szCs w:val="24"/>
        </w:rPr>
        <w:t>First, we are going to design a 2 input PROM using AND gates and inverters but without any outputs for the time being to have a base to work on. The inputs are ‘A’ and ‘B’. In Logisim, create a workspace as shown in Figure 2.</w:t>
      </w:r>
    </w:p>
    <w:p w14:paraId="58898291" w14:textId="77777777" w:rsidR="002810BC" w:rsidRPr="002810BC" w:rsidRDefault="002810BC" w:rsidP="008D357D">
      <w:pPr>
        <w:rPr>
          <w:rFonts w:ascii="Arial" w:hAnsi="Arial" w:cs="Arial"/>
          <w:color w:val="FF0000"/>
          <w:sz w:val="24"/>
          <w:szCs w:val="24"/>
        </w:rPr>
      </w:pPr>
    </w:p>
    <w:p w14:paraId="600897C5" w14:textId="6F7905D3" w:rsidR="008F6F87" w:rsidRPr="002810BC" w:rsidRDefault="008F6F87" w:rsidP="008F6F87">
      <w:pPr>
        <w:keepNext/>
        <w:jc w:val="center"/>
        <w:rPr>
          <w:rFonts w:ascii="Arial" w:hAnsi="Arial" w:cs="Arial"/>
          <w:sz w:val="24"/>
          <w:szCs w:val="24"/>
        </w:rPr>
      </w:pPr>
      <w:r w:rsidRPr="002810BC">
        <w:rPr>
          <w:rFonts w:ascii="Arial" w:hAnsi="Arial" w:cs="Arial"/>
          <w:noProof/>
          <w:sz w:val="24"/>
          <w:szCs w:val="24"/>
          <w:lang w:eastAsia="zh-CN"/>
        </w:rPr>
        <w:drawing>
          <wp:inline distT="0" distB="0" distL="0" distR="0" wp14:anchorId="5DA4ACCC" wp14:editId="3802D5FF">
            <wp:extent cx="2752725" cy="3713250"/>
            <wp:effectExtent l="95250" t="19050" r="352425" b="3638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0052" cy="3723133"/>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17AC4FD" w14:textId="7F75772B" w:rsidR="008F6F87" w:rsidRPr="002810BC" w:rsidRDefault="008F6F87" w:rsidP="008F6F87">
      <w:pPr>
        <w:pStyle w:val="a4"/>
        <w:jc w:val="center"/>
        <w:rPr>
          <w:rFonts w:ascii="Arial" w:hAnsi="Arial" w:cs="Arial"/>
          <w:i w:val="0"/>
          <w:iCs w:val="0"/>
          <w:sz w:val="24"/>
          <w:szCs w:val="24"/>
        </w:rPr>
      </w:pPr>
      <w:r w:rsidRPr="002810BC">
        <w:rPr>
          <w:rFonts w:ascii="Arial" w:hAnsi="Arial" w:cs="Arial"/>
          <w:i w:val="0"/>
          <w:iCs w:val="0"/>
          <w:sz w:val="24"/>
          <w:szCs w:val="24"/>
        </w:rPr>
        <w:t xml:space="preserve">Figure </w:t>
      </w:r>
      <w:r w:rsidRPr="002810BC">
        <w:rPr>
          <w:rFonts w:ascii="Arial" w:hAnsi="Arial" w:cs="Arial"/>
          <w:i w:val="0"/>
          <w:iCs w:val="0"/>
          <w:sz w:val="24"/>
          <w:szCs w:val="24"/>
        </w:rPr>
        <w:fldChar w:fldCharType="begin"/>
      </w:r>
      <w:r w:rsidRPr="002810BC">
        <w:rPr>
          <w:rFonts w:ascii="Arial" w:hAnsi="Arial" w:cs="Arial"/>
          <w:i w:val="0"/>
          <w:iCs w:val="0"/>
          <w:sz w:val="24"/>
          <w:szCs w:val="24"/>
        </w:rPr>
        <w:instrText xml:space="preserve"> SEQ Figure \* ARABIC </w:instrText>
      </w:r>
      <w:r w:rsidRPr="002810BC">
        <w:rPr>
          <w:rFonts w:ascii="Arial" w:hAnsi="Arial" w:cs="Arial"/>
          <w:i w:val="0"/>
          <w:iCs w:val="0"/>
          <w:sz w:val="24"/>
          <w:szCs w:val="24"/>
        </w:rPr>
        <w:fldChar w:fldCharType="separate"/>
      </w:r>
      <w:r w:rsidR="0025382F">
        <w:rPr>
          <w:rFonts w:ascii="Arial" w:hAnsi="Arial" w:cs="Arial"/>
          <w:i w:val="0"/>
          <w:iCs w:val="0"/>
          <w:noProof/>
          <w:sz w:val="24"/>
          <w:szCs w:val="24"/>
        </w:rPr>
        <w:t>2</w:t>
      </w:r>
      <w:r w:rsidRPr="002810BC">
        <w:rPr>
          <w:rFonts w:ascii="Arial" w:hAnsi="Arial" w:cs="Arial"/>
          <w:i w:val="0"/>
          <w:iCs w:val="0"/>
          <w:sz w:val="24"/>
          <w:szCs w:val="24"/>
        </w:rPr>
        <w:fldChar w:fldCharType="end"/>
      </w:r>
      <w:r w:rsidRPr="002810BC">
        <w:rPr>
          <w:rFonts w:ascii="Arial" w:hAnsi="Arial" w:cs="Arial"/>
          <w:i w:val="0"/>
          <w:iCs w:val="0"/>
          <w:sz w:val="24"/>
          <w:szCs w:val="24"/>
        </w:rPr>
        <w:t>: 2 input PROM workspace</w:t>
      </w:r>
    </w:p>
    <w:p w14:paraId="67B36CEB" w14:textId="588780F6" w:rsidR="00111DD0" w:rsidRPr="002810BC" w:rsidRDefault="00FE1F4E" w:rsidP="008F6F87">
      <w:pPr>
        <w:rPr>
          <w:rFonts w:ascii="Arial" w:hAnsi="Arial" w:cs="Arial"/>
          <w:sz w:val="24"/>
          <w:szCs w:val="24"/>
        </w:rPr>
      </w:pPr>
      <w:r w:rsidRPr="002810BC">
        <w:rPr>
          <w:rFonts w:ascii="Arial" w:hAnsi="Arial" w:cs="Arial"/>
          <w:sz w:val="24"/>
          <w:szCs w:val="24"/>
        </w:rPr>
        <w:t xml:space="preserve">The AND array is a fixed side of the PROM, all the possible input combinations need to be fixed and accordingly the functions can be programmed using the OR array. </w:t>
      </w:r>
    </w:p>
    <w:p w14:paraId="616B557A" w14:textId="6DBB09AD" w:rsidR="006207DB" w:rsidRPr="002810BC" w:rsidRDefault="006207DB" w:rsidP="008F6F87">
      <w:pPr>
        <w:rPr>
          <w:rFonts w:ascii="Arial" w:hAnsi="Arial" w:cs="Arial"/>
          <w:sz w:val="24"/>
          <w:szCs w:val="24"/>
        </w:rPr>
      </w:pPr>
    </w:p>
    <w:p w14:paraId="3B6F2251" w14:textId="318449A1" w:rsidR="006207DB" w:rsidRPr="002810BC" w:rsidRDefault="006207DB" w:rsidP="008F6F87">
      <w:pPr>
        <w:rPr>
          <w:rFonts w:ascii="Arial" w:hAnsi="Arial" w:cs="Arial"/>
          <w:sz w:val="24"/>
          <w:szCs w:val="24"/>
        </w:rPr>
      </w:pPr>
    </w:p>
    <w:p w14:paraId="3B0974EA" w14:textId="74D6FD29" w:rsidR="006207DB" w:rsidRPr="002810BC" w:rsidRDefault="006207DB" w:rsidP="008F6F87">
      <w:pPr>
        <w:rPr>
          <w:rFonts w:ascii="Arial" w:hAnsi="Arial" w:cs="Arial"/>
          <w:sz w:val="24"/>
          <w:szCs w:val="24"/>
        </w:rPr>
      </w:pPr>
    </w:p>
    <w:p w14:paraId="76BB0B06" w14:textId="00A2CC36" w:rsidR="006207DB" w:rsidRPr="002810BC" w:rsidRDefault="006207DB" w:rsidP="008F6F87">
      <w:pPr>
        <w:rPr>
          <w:rFonts w:ascii="Arial" w:hAnsi="Arial" w:cs="Arial"/>
          <w:sz w:val="24"/>
          <w:szCs w:val="24"/>
        </w:rPr>
      </w:pPr>
    </w:p>
    <w:p w14:paraId="0080DDCE" w14:textId="6AC9E56D" w:rsidR="006207DB" w:rsidRPr="002810BC" w:rsidRDefault="006207DB" w:rsidP="008F6F87">
      <w:pPr>
        <w:rPr>
          <w:rFonts w:ascii="Arial" w:hAnsi="Arial" w:cs="Arial"/>
          <w:sz w:val="24"/>
          <w:szCs w:val="24"/>
        </w:rPr>
      </w:pPr>
    </w:p>
    <w:p w14:paraId="7B6AC563" w14:textId="75180C8E" w:rsidR="006207DB" w:rsidRPr="00922333" w:rsidRDefault="006207DB" w:rsidP="008F6F87">
      <w:pPr>
        <w:rPr>
          <w:rFonts w:ascii="Arial" w:hAnsi="Arial" w:cs="Arial"/>
          <w:b/>
          <w:bCs/>
          <w:color w:val="7030A0"/>
          <w:sz w:val="24"/>
          <w:szCs w:val="24"/>
          <w:u w:val="single"/>
        </w:rPr>
      </w:pPr>
      <w:r w:rsidRPr="00922333">
        <w:rPr>
          <w:rFonts w:ascii="Arial" w:hAnsi="Arial" w:cs="Arial"/>
          <w:b/>
          <w:bCs/>
          <w:i/>
          <w:iCs/>
          <w:color w:val="7030A0"/>
          <w:sz w:val="24"/>
          <w:szCs w:val="24"/>
          <w:highlight w:val="yellow"/>
          <w:u w:val="single"/>
        </w:rPr>
        <w:lastRenderedPageBreak/>
        <w:t>Task 2.1: PROM design with two inputs</w:t>
      </w:r>
    </w:p>
    <w:p w14:paraId="60610C3B" w14:textId="0855AD13" w:rsidR="00FE1F4E" w:rsidRPr="002810BC" w:rsidRDefault="006207DB" w:rsidP="006207DB">
      <w:pPr>
        <w:pStyle w:val="a5"/>
        <w:numPr>
          <w:ilvl w:val="0"/>
          <w:numId w:val="28"/>
        </w:numPr>
        <w:jc w:val="both"/>
        <w:rPr>
          <w:rFonts w:ascii="Arial" w:hAnsi="Arial" w:cs="Arial"/>
          <w:noProof/>
          <w:sz w:val="24"/>
          <w:szCs w:val="24"/>
        </w:rPr>
      </w:pPr>
      <w:r w:rsidRPr="002810BC">
        <w:rPr>
          <w:rFonts w:ascii="Arial" w:hAnsi="Arial" w:cs="Arial"/>
          <w:b/>
          <w:bCs/>
          <w:color w:val="FF0000"/>
          <w:sz w:val="24"/>
          <w:szCs w:val="24"/>
        </w:rPr>
        <w:t xml:space="preserve"> </w:t>
      </w:r>
      <w:r w:rsidR="00DD2813" w:rsidRPr="002810BC">
        <w:rPr>
          <w:rFonts w:ascii="Arial" w:hAnsi="Arial" w:cs="Arial"/>
          <w:b/>
          <w:bCs/>
          <w:color w:val="FF0000"/>
          <w:sz w:val="24"/>
          <w:szCs w:val="24"/>
        </w:rPr>
        <w:t>A</w:t>
      </w:r>
      <w:r w:rsidR="00FE1F4E" w:rsidRPr="002810BC">
        <w:rPr>
          <w:rFonts w:ascii="Arial" w:hAnsi="Arial" w:cs="Arial"/>
          <w:b/>
          <w:bCs/>
          <w:color w:val="FF0000"/>
          <w:sz w:val="24"/>
          <w:szCs w:val="24"/>
        </w:rPr>
        <w:t>dd an AND gate with n inputs (one for each input, so two in this case) to your circuit for each possible input combination and connect these input combinations to each gate, respectively.</w:t>
      </w:r>
      <w:r w:rsidR="00FE1F4E" w:rsidRPr="002810BC">
        <w:rPr>
          <w:rFonts w:ascii="Arial" w:hAnsi="Arial" w:cs="Arial"/>
          <w:noProof/>
          <w:sz w:val="24"/>
          <w:szCs w:val="24"/>
        </w:rPr>
        <w:t xml:space="preserve"> </w:t>
      </w:r>
    </w:p>
    <w:p w14:paraId="72E7EA18" w14:textId="2D365539" w:rsidR="00FE1F4E" w:rsidRPr="002810BC" w:rsidRDefault="006C5CF7" w:rsidP="006207DB">
      <w:pPr>
        <w:ind w:left="720"/>
        <w:jc w:val="both"/>
        <w:rPr>
          <w:rFonts w:ascii="Arial" w:hAnsi="Arial" w:cs="Arial"/>
          <w:b/>
          <w:bCs/>
          <w:noProof/>
          <w:color w:val="FF0000"/>
          <w:sz w:val="24"/>
          <w:szCs w:val="24"/>
        </w:rPr>
      </w:pPr>
      <w:r w:rsidRPr="002810BC">
        <w:rPr>
          <w:rFonts w:ascii="Arial" w:hAnsi="Arial" w:cs="Arial"/>
          <w:b/>
          <w:bCs/>
          <w:noProof/>
          <w:color w:val="FF0000"/>
          <w:sz w:val="24"/>
          <w:szCs w:val="24"/>
        </w:rPr>
        <w:t xml:space="preserve">Next, label the section that consists of the Fixed AND array and </w:t>
      </w:r>
      <w:r w:rsidR="00742FDD" w:rsidRPr="002810BC">
        <w:rPr>
          <w:rFonts w:ascii="Arial" w:hAnsi="Arial" w:cs="Arial"/>
          <w:b/>
          <w:bCs/>
          <w:noProof/>
          <w:color w:val="FF0000"/>
          <w:sz w:val="24"/>
          <w:szCs w:val="24"/>
        </w:rPr>
        <w:t>Programmable</w:t>
      </w:r>
      <w:r w:rsidRPr="002810BC">
        <w:rPr>
          <w:rFonts w:ascii="Arial" w:hAnsi="Arial" w:cs="Arial"/>
          <w:b/>
          <w:bCs/>
          <w:noProof/>
          <w:color w:val="FF0000"/>
          <w:sz w:val="24"/>
          <w:szCs w:val="24"/>
        </w:rPr>
        <w:t xml:space="preserve"> OR array respectively while ensuring to label the AND gates with the corresponding input combination.</w:t>
      </w:r>
    </w:p>
    <w:p w14:paraId="74B6A93B" w14:textId="5D695134" w:rsidR="006C5CF7" w:rsidRPr="002810BC" w:rsidRDefault="006C5CF7" w:rsidP="006207DB">
      <w:pPr>
        <w:ind w:left="720"/>
        <w:jc w:val="both"/>
        <w:rPr>
          <w:rFonts w:ascii="Arial" w:hAnsi="Arial" w:cs="Arial"/>
          <w:b/>
          <w:bCs/>
          <w:noProof/>
          <w:color w:val="FF0000"/>
          <w:sz w:val="24"/>
          <w:szCs w:val="24"/>
        </w:rPr>
      </w:pPr>
      <w:r w:rsidRPr="002810BC">
        <w:rPr>
          <w:rFonts w:ascii="Arial" w:hAnsi="Arial" w:cs="Arial"/>
          <w:b/>
          <w:bCs/>
          <w:noProof/>
          <w:color w:val="FF0000"/>
          <w:sz w:val="24"/>
          <w:szCs w:val="24"/>
        </w:rPr>
        <w:t>Finally, ensure there are wires extended from each AND gate to make room for the programmable OR gate connections.</w:t>
      </w:r>
    </w:p>
    <w:p w14:paraId="46EEB25C" w14:textId="30A30528" w:rsidR="00520F81" w:rsidRPr="002810BC" w:rsidRDefault="00520F81" w:rsidP="006207DB">
      <w:pPr>
        <w:jc w:val="right"/>
        <w:rPr>
          <w:rFonts w:ascii="Arial" w:hAnsi="Arial" w:cs="Arial"/>
          <w:color w:val="FF0000"/>
          <w:sz w:val="24"/>
          <w:szCs w:val="24"/>
        </w:rPr>
      </w:pPr>
      <w:r w:rsidRPr="002810BC">
        <w:rPr>
          <w:rFonts w:ascii="Arial" w:hAnsi="Arial" w:cs="Arial"/>
          <w:color w:val="FF0000"/>
          <w:sz w:val="24"/>
          <w:szCs w:val="24"/>
        </w:rPr>
        <w:t>[</w:t>
      </w:r>
      <w:r w:rsidR="000225E8">
        <w:rPr>
          <w:rFonts w:ascii="Arial" w:hAnsi="Arial" w:cs="Arial"/>
          <w:color w:val="FF0000"/>
          <w:sz w:val="24"/>
          <w:szCs w:val="24"/>
        </w:rPr>
        <w:t>6</w:t>
      </w:r>
      <w:r w:rsidRPr="002810BC">
        <w:rPr>
          <w:rFonts w:ascii="Arial" w:hAnsi="Arial" w:cs="Arial"/>
          <w:color w:val="FF0000"/>
          <w:sz w:val="24"/>
          <w:szCs w:val="24"/>
        </w:rPr>
        <w:t xml:space="preserve"> marks]</w:t>
      </w:r>
    </w:p>
    <w:p w14:paraId="6368474F" w14:textId="47F85704" w:rsidR="00876F8B" w:rsidRPr="002810BC" w:rsidRDefault="008518D2" w:rsidP="008518D2">
      <w:pPr>
        <w:keepNext/>
        <w:jc w:val="center"/>
        <w:rPr>
          <w:rFonts w:ascii="Arial" w:hAnsi="Arial" w:cs="Arial"/>
          <w:sz w:val="24"/>
          <w:szCs w:val="24"/>
        </w:rPr>
      </w:pPr>
      <w:r>
        <w:rPr>
          <w:noProof/>
          <w:lang w:eastAsia="zh-CN"/>
        </w:rPr>
        <w:drawing>
          <wp:inline distT="0" distB="0" distL="0" distR="0" wp14:anchorId="1D2F0946" wp14:editId="72D08E3D">
            <wp:extent cx="5562600" cy="2981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0" t="15964" r="49519" b="26453"/>
                    <a:stretch/>
                  </pic:blipFill>
                  <pic:spPr bwMode="auto">
                    <a:xfrm>
                      <a:off x="0" y="0"/>
                      <a:ext cx="5562600" cy="2981325"/>
                    </a:xfrm>
                    <a:prstGeom prst="rect">
                      <a:avLst/>
                    </a:prstGeom>
                    <a:ln>
                      <a:noFill/>
                    </a:ln>
                    <a:extLst>
                      <a:ext uri="{53640926-AAD7-44D8-BBD7-CCE9431645EC}">
                        <a14:shadowObscured xmlns:a14="http://schemas.microsoft.com/office/drawing/2010/main"/>
                      </a:ext>
                    </a:extLst>
                  </pic:spPr>
                </pic:pic>
              </a:graphicData>
            </a:graphic>
          </wp:inline>
        </w:drawing>
      </w:r>
    </w:p>
    <w:p w14:paraId="2B377F9F" w14:textId="7323FE34" w:rsidR="00FE1F4E" w:rsidRPr="002810BC" w:rsidRDefault="00876F8B" w:rsidP="009D3963">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3</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xml:space="preserve">: PROM Design </w:t>
      </w:r>
      <w:r w:rsidR="00D403AD">
        <w:rPr>
          <w:rFonts w:ascii="Arial" w:hAnsi="Arial" w:cs="Arial"/>
          <w:b/>
          <w:bCs/>
          <w:i w:val="0"/>
          <w:iCs w:val="0"/>
          <w:color w:val="FF0000"/>
          <w:sz w:val="24"/>
          <w:szCs w:val="24"/>
        </w:rPr>
        <w:t xml:space="preserve">for Task 2.1 (a) </w:t>
      </w:r>
      <w:r w:rsidRPr="002810BC">
        <w:rPr>
          <w:rFonts w:ascii="Arial" w:hAnsi="Arial" w:cs="Arial"/>
          <w:b/>
          <w:bCs/>
          <w:i w:val="0"/>
          <w:iCs w:val="0"/>
          <w:color w:val="FF0000"/>
          <w:sz w:val="24"/>
          <w:szCs w:val="24"/>
        </w:rPr>
        <w:t>using Logisim without inputs</w:t>
      </w:r>
    </w:p>
    <w:p w14:paraId="1F903930" w14:textId="1F67D33A" w:rsidR="008F6F87" w:rsidRPr="00D403AD" w:rsidRDefault="006207DB" w:rsidP="00922333">
      <w:pPr>
        <w:pStyle w:val="a5"/>
        <w:numPr>
          <w:ilvl w:val="0"/>
          <w:numId w:val="28"/>
        </w:numPr>
        <w:ind w:hanging="720"/>
        <w:rPr>
          <w:rFonts w:ascii="Arial" w:hAnsi="Arial" w:cs="Arial"/>
          <w:color w:val="FF0000"/>
          <w:sz w:val="24"/>
          <w:szCs w:val="24"/>
        </w:rPr>
      </w:pPr>
      <w:r w:rsidRPr="00D403AD">
        <w:rPr>
          <w:rFonts w:ascii="Arial" w:hAnsi="Arial" w:cs="Arial"/>
          <w:color w:val="FF0000"/>
          <w:sz w:val="24"/>
          <w:szCs w:val="24"/>
        </w:rPr>
        <w:t>I</w:t>
      </w:r>
      <w:r w:rsidR="007C1172" w:rsidRPr="00D403AD">
        <w:rPr>
          <w:rFonts w:ascii="Arial" w:hAnsi="Arial" w:cs="Arial"/>
          <w:color w:val="FF0000"/>
          <w:sz w:val="24"/>
          <w:szCs w:val="24"/>
        </w:rPr>
        <w:t xml:space="preserve">mplement the following </w:t>
      </w:r>
      <w:r w:rsidR="00051108" w:rsidRPr="00D403AD">
        <w:rPr>
          <w:rFonts w:ascii="Arial" w:hAnsi="Arial" w:cs="Arial"/>
          <w:color w:val="FF0000"/>
          <w:sz w:val="24"/>
          <w:szCs w:val="24"/>
        </w:rPr>
        <w:t>Boolean</w:t>
      </w:r>
      <w:r w:rsidR="007C1172" w:rsidRPr="00D403AD">
        <w:rPr>
          <w:rFonts w:ascii="Arial" w:hAnsi="Arial" w:cs="Arial"/>
          <w:color w:val="FF0000"/>
          <w:sz w:val="24"/>
          <w:szCs w:val="24"/>
        </w:rPr>
        <w:t xml:space="preserve"> functions</w:t>
      </w:r>
      <w:r w:rsidRPr="00D403AD">
        <w:rPr>
          <w:rFonts w:ascii="Arial" w:hAnsi="Arial" w:cs="Arial"/>
          <w:color w:val="FF0000"/>
          <w:sz w:val="24"/>
          <w:szCs w:val="24"/>
        </w:rPr>
        <w:t xml:space="preserve"> using PROM</w:t>
      </w:r>
    </w:p>
    <w:p w14:paraId="6D1F276B" w14:textId="77777777" w:rsidR="006207DB" w:rsidRPr="002810BC" w:rsidRDefault="006207DB" w:rsidP="006207DB">
      <w:pPr>
        <w:pStyle w:val="a5"/>
        <w:rPr>
          <w:rFonts w:ascii="Arial" w:hAnsi="Arial" w:cs="Arial"/>
          <w:sz w:val="24"/>
          <w:szCs w:val="24"/>
        </w:rPr>
      </w:pPr>
    </w:p>
    <w:p w14:paraId="3F44BDBD" w14:textId="7735C3A0" w:rsidR="007C1172" w:rsidRPr="002810BC" w:rsidRDefault="007C1172" w:rsidP="007C1172">
      <w:pPr>
        <w:pStyle w:val="a5"/>
        <w:numPr>
          <w:ilvl w:val="0"/>
          <w:numId w:val="5"/>
        </w:numPr>
        <w:rPr>
          <w:rFonts w:ascii="Arial" w:hAnsi="Arial" w:cs="Arial"/>
          <w:color w:val="FF0000"/>
          <w:sz w:val="24"/>
          <w:szCs w:val="24"/>
        </w:rPr>
      </w:pPr>
      <w:r w:rsidRPr="002810BC">
        <w:rPr>
          <w:rFonts w:ascii="Arial" w:hAnsi="Arial" w:cs="Arial"/>
          <w:color w:val="FF0000"/>
          <w:sz w:val="24"/>
          <w:szCs w:val="24"/>
        </w:rPr>
        <w:t>F1</w:t>
      </w:r>
      <w:r w:rsidR="00720C4F" w:rsidRPr="002810BC">
        <w:rPr>
          <w:rFonts w:ascii="Arial" w:hAnsi="Arial" w:cs="Arial"/>
          <w:color w:val="FF0000"/>
          <w:sz w:val="24"/>
          <w:szCs w:val="24"/>
        </w:rPr>
        <w:t xml:space="preserve"> (A, B)</w:t>
      </w:r>
      <w:r w:rsidRPr="002810BC">
        <w:rPr>
          <w:rFonts w:ascii="Arial" w:hAnsi="Arial" w:cs="Arial"/>
          <w:color w:val="FF0000"/>
          <w:sz w:val="24"/>
          <w:szCs w:val="24"/>
        </w:rPr>
        <w:t xml:space="preserve"> = </w:t>
      </w:r>
      <w:r w:rsidR="00573B87" w:rsidRPr="002810BC">
        <w:rPr>
          <w:rFonts w:ascii="Arial" w:hAnsi="Arial" w:cs="Arial"/>
          <w:color w:val="FF0000"/>
          <w:sz w:val="24"/>
          <w:szCs w:val="24"/>
        </w:rPr>
        <w:t>A X</w:t>
      </w:r>
      <w:r w:rsidR="00922333">
        <w:rPr>
          <w:rFonts w:ascii="Arial" w:hAnsi="Arial" w:cs="Arial"/>
          <w:color w:val="FF0000"/>
          <w:sz w:val="24"/>
          <w:szCs w:val="24"/>
        </w:rPr>
        <w:t>OR</w:t>
      </w:r>
      <w:r w:rsidR="00573B87" w:rsidRPr="002810BC">
        <w:rPr>
          <w:rFonts w:ascii="Arial" w:hAnsi="Arial" w:cs="Arial"/>
          <w:color w:val="FF0000"/>
          <w:sz w:val="24"/>
          <w:szCs w:val="24"/>
        </w:rPr>
        <w:t xml:space="preserve"> B</w:t>
      </w:r>
    </w:p>
    <w:p w14:paraId="3C18198A" w14:textId="2E458D21" w:rsidR="00FC76A5" w:rsidRPr="002810BC" w:rsidRDefault="007C1172" w:rsidP="00DD2813">
      <w:pPr>
        <w:pStyle w:val="a5"/>
        <w:numPr>
          <w:ilvl w:val="0"/>
          <w:numId w:val="5"/>
        </w:numPr>
        <w:spacing w:line="240" w:lineRule="auto"/>
        <w:rPr>
          <w:rFonts w:ascii="Arial" w:hAnsi="Arial" w:cs="Arial"/>
          <w:color w:val="FF0000"/>
          <w:sz w:val="24"/>
          <w:szCs w:val="24"/>
        </w:rPr>
      </w:pPr>
      <w:r w:rsidRPr="002810BC">
        <w:rPr>
          <w:rFonts w:ascii="Arial" w:hAnsi="Arial" w:cs="Arial"/>
          <w:color w:val="FF0000"/>
          <w:sz w:val="24"/>
          <w:szCs w:val="24"/>
        </w:rPr>
        <w:t>F2</w:t>
      </w:r>
      <w:r w:rsidR="00720C4F" w:rsidRPr="002810BC">
        <w:rPr>
          <w:rFonts w:ascii="Arial" w:hAnsi="Arial" w:cs="Arial"/>
          <w:color w:val="FF0000"/>
          <w:sz w:val="24"/>
          <w:szCs w:val="24"/>
        </w:rPr>
        <w:t xml:space="preserve"> (A, B)</w:t>
      </w:r>
      <w:r w:rsidRPr="002810BC">
        <w:rPr>
          <w:rFonts w:ascii="Arial" w:hAnsi="Arial" w:cs="Arial"/>
          <w:color w:val="FF0000"/>
          <w:sz w:val="24"/>
          <w:szCs w:val="24"/>
        </w:rPr>
        <w:t xml:space="preserve"> = </w:t>
      </w:r>
      <w:r w:rsidR="00573B87" w:rsidRPr="002810BC">
        <w:rPr>
          <w:rFonts w:ascii="Arial" w:hAnsi="Arial" w:cs="Arial"/>
          <w:color w:val="FF0000"/>
          <w:sz w:val="24"/>
          <w:szCs w:val="24"/>
        </w:rPr>
        <w:t>A X</w:t>
      </w:r>
      <w:r w:rsidR="00922333">
        <w:rPr>
          <w:rFonts w:ascii="Arial" w:hAnsi="Arial" w:cs="Arial"/>
          <w:color w:val="FF0000"/>
          <w:sz w:val="24"/>
          <w:szCs w:val="24"/>
        </w:rPr>
        <w:t>NOR</w:t>
      </w:r>
      <w:r w:rsidR="00573B87" w:rsidRPr="002810BC">
        <w:rPr>
          <w:rFonts w:ascii="Arial" w:hAnsi="Arial" w:cs="Arial"/>
          <w:color w:val="FF0000"/>
          <w:sz w:val="24"/>
          <w:szCs w:val="24"/>
        </w:rPr>
        <w:t xml:space="preserve"> B</w:t>
      </w:r>
    </w:p>
    <w:p w14:paraId="0CADF83F" w14:textId="77777777" w:rsidR="00922333" w:rsidRDefault="00DD2813" w:rsidP="00922333">
      <w:pPr>
        <w:spacing w:line="240" w:lineRule="auto"/>
        <w:rPr>
          <w:rFonts w:ascii="Arial" w:hAnsi="Arial" w:cs="Arial"/>
          <w:b/>
          <w:bCs/>
          <w:color w:val="FF0000"/>
          <w:sz w:val="24"/>
          <w:szCs w:val="24"/>
        </w:rPr>
      </w:pPr>
      <w:r w:rsidRPr="002810BC">
        <w:rPr>
          <w:rFonts w:ascii="Arial" w:hAnsi="Arial" w:cs="Arial"/>
          <w:b/>
          <w:bCs/>
          <w:color w:val="FF0000"/>
          <w:sz w:val="24"/>
          <w:szCs w:val="24"/>
        </w:rPr>
        <w:t>Create a truth table for F1 and F2 and identify logic expressions for each function in terms of inputs A and B.</w:t>
      </w:r>
      <w:r w:rsidR="00B62E86" w:rsidRPr="002810BC">
        <w:rPr>
          <w:rFonts w:ascii="Arial" w:hAnsi="Arial" w:cs="Arial"/>
          <w:b/>
          <w:bCs/>
          <w:color w:val="FF0000"/>
          <w:sz w:val="24"/>
          <w:szCs w:val="24"/>
        </w:rPr>
        <w:t xml:space="preserve"> </w:t>
      </w:r>
      <w:r w:rsidR="00122F04" w:rsidRPr="002810BC">
        <w:rPr>
          <w:rFonts w:ascii="Arial" w:hAnsi="Arial" w:cs="Arial"/>
          <w:b/>
          <w:bCs/>
          <w:color w:val="FF0000"/>
          <w:sz w:val="24"/>
          <w:szCs w:val="24"/>
        </w:rPr>
        <w:t xml:space="preserve">Show all working done to arrive at your answers. </w:t>
      </w:r>
      <w:r w:rsidR="00922333">
        <w:rPr>
          <w:rFonts w:ascii="Arial" w:hAnsi="Arial" w:cs="Arial"/>
          <w:b/>
          <w:bCs/>
          <w:color w:val="FF0000"/>
          <w:sz w:val="24"/>
          <w:szCs w:val="24"/>
        </w:rPr>
        <w:t xml:space="preserve">      </w:t>
      </w:r>
    </w:p>
    <w:p w14:paraId="72567AA7" w14:textId="01420981" w:rsidR="00DD2813" w:rsidRPr="002810BC" w:rsidRDefault="008518D2" w:rsidP="00922333">
      <w:pPr>
        <w:spacing w:line="240" w:lineRule="auto"/>
        <w:jc w:val="right"/>
        <w:rPr>
          <w:rFonts w:ascii="Arial" w:hAnsi="Arial" w:cs="Arial"/>
          <w:b/>
          <w:bCs/>
          <w:color w:val="FF0000"/>
          <w:sz w:val="24"/>
          <w:szCs w:val="24"/>
        </w:rPr>
      </w:pPr>
      <w:r>
        <w:lastRenderedPageBreak/>
        <w:fldChar w:fldCharType="begin"/>
      </w:r>
      <w:r>
        <w:instrText xml:space="preserve"> INCLUDEPICTURE "C:\\Users\\30674\\Documents\\Tencent Files\\3067423637\\Image\\C2C\\DED228317AC1270AE10FB3ADBBE5A4D5.png" \* MERGEFORMATINET </w:instrText>
      </w:r>
      <w:r>
        <w:fldChar w:fldCharType="separate"/>
      </w:r>
      <w:r w:rsidR="009F4982">
        <w:fldChar w:fldCharType="begin"/>
      </w:r>
      <w:r w:rsidR="009F4982">
        <w:instrText xml:space="preserve"> </w:instrText>
      </w:r>
      <w:r w:rsidR="009F4982">
        <w:instrText>INCLUDEPICTURE  "C:\\Users\\30674\\Documents\\Tencent Files\\3067423637\\Image\\C2C\\DED228317AC1270AE10FB3ADBBE5A4D5.png" \* MERGEFORMATINET</w:instrText>
      </w:r>
      <w:r w:rsidR="009F4982">
        <w:instrText xml:space="preserve"> </w:instrText>
      </w:r>
      <w:r w:rsidR="009F4982">
        <w:fldChar w:fldCharType="separate"/>
      </w:r>
      <w:r w:rsidR="00C63614">
        <w:pict w14:anchorId="51744828">
          <v:shape id="_x0000_i1028" type="#_x0000_t75" alt="" style="width:350.1pt;height:141.75pt">
            <v:imagedata r:id="rId13" r:href="rId14" cropbottom="18440f"/>
          </v:shape>
        </w:pict>
      </w:r>
      <w:r w:rsidR="009F4982">
        <w:fldChar w:fldCharType="end"/>
      </w:r>
      <w:r>
        <w:fldChar w:fldCharType="end"/>
      </w:r>
      <w:r w:rsidRPr="002810BC">
        <w:rPr>
          <w:rFonts w:ascii="Arial" w:hAnsi="Arial" w:cs="Arial"/>
          <w:color w:val="FF0000"/>
          <w:sz w:val="24"/>
          <w:szCs w:val="24"/>
        </w:rPr>
        <w:t xml:space="preserve"> </w:t>
      </w:r>
      <w:r w:rsidR="00B62E86" w:rsidRPr="002810BC">
        <w:rPr>
          <w:rFonts w:ascii="Arial" w:hAnsi="Arial" w:cs="Arial"/>
          <w:color w:val="FF0000"/>
          <w:sz w:val="24"/>
          <w:szCs w:val="24"/>
        </w:rPr>
        <w:t>[</w:t>
      </w:r>
      <w:r w:rsidR="000225E8">
        <w:rPr>
          <w:rFonts w:ascii="Arial" w:hAnsi="Arial" w:cs="Arial"/>
          <w:color w:val="FF0000"/>
          <w:sz w:val="24"/>
          <w:szCs w:val="24"/>
        </w:rPr>
        <w:t>6</w:t>
      </w:r>
      <w:r w:rsidR="00B62E86" w:rsidRPr="002810BC">
        <w:rPr>
          <w:rFonts w:ascii="Arial" w:hAnsi="Arial" w:cs="Arial"/>
          <w:color w:val="FF0000"/>
          <w:sz w:val="24"/>
          <w:szCs w:val="24"/>
        </w:rPr>
        <w:t xml:space="preserve"> marks]</w:t>
      </w:r>
    </w:p>
    <w:p w14:paraId="432860F2" w14:textId="242982B1" w:rsidR="00B62E86" w:rsidRPr="002810BC" w:rsidRDefault="00B62E86" w:rsidP="00B62E86">
      <w:pPr>
        <w:keepNext/>
        <w:spacing w:line="240" w:lineRule="auto"/>
        <w:rPr>
          <w:rFonts w:ascii="Arial" w:hAnsi="Arial" w:cs="Arial"/>
          <w:sz w:val="24"/>
          <w:szCs w:val="24"/>
        </w:rPr>
      </w:pPr>
    </w:p>
    <w:p w14:paraId="5BF0F182" w14:textId="3A1FCE3C" w:rsidR="00B62E86" w:rsidRPr="002810BC" w:rsidRDefault="00B62E86" w:rsidP="00B62E86">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4</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Truth Table for F1 and F2</w:t>
      </w:r>
      <w:r w:rsidR="00D403AD">
        <w:rPr>
          <w:rFonts w:ascii="Arial" w:hAnsi="Arial" w:cs="Arial"/>
          <w:b/>
          <w:bCs/>
          <w:i w:val="0"/>
          <w:iCs w:val="0"/>
          <w:color w:val="FF0000"/>
          <w:sz w:val="24"/>
          <w:szCs w:val="24"/>
        </w:rPr>
        <w:t xml:space="preserve"> in Task 2.1 (b)</w:t>
      </w:r>
      <w:r w:rsidRPr="002810BC">
        <w:rPr>
          <w:rFonts w:ascii="Arial" w:hAnsi="Arial" w:cs="Arial"/>
          <w:b/>
          <w:bCs/>
          <w:i w:val="0"/>
          <w:iCs w:val="0"/>
          <w:color w:val="FF0000"/>
          <w:sz w:val="24"/>
          <w:szCs w:val="24"/>
        </w:rPr>
        <w:t xml:space="preserve"> along with Simplified logic expressions</w:t>
      </w:r>
    </w:p>
    <w:p w14:paraId="6C96DC36" w14:textId="77777777" w:rsidR="000225E8" w:rsidRDefault="006207DB" w:rsidP="00922333">
      <w:pPr>
        <w:pStyle w:val="a5"/>
        <w:numPr>
          <w:ilvl w:val="0"/>
          <w:numId w:val="28"/>
        </w:numPr>
        <w:ind w:hanging="720"/>
        <w:jc w:val="both"/>
        <w:rPr>
          <w:rFonts w:ascii="Arial" w:hAnsi="Arial" w:cs="Arial"/>
          <w:b/>
          <w:bCs/>
          <w:color w:val="FF0000"/>
          <w:sz w:val="24"/>
          <w:szCs w:val="24"/>
        </w:rPr>
      </w:pPr>
      <w:r w:rsidRPr="002810BC">
        <w:rPr>
          <w:rFonts w:ascii="Arial" w:hAnsi="Arial" w:cs="Arial"/>
          <w:b/>
          <w:bCs/>
          <w:color w:val="FF0000"/>
          <w:sz w:val="24"/>
          <w:szCs w:val="24"/>
        </w:rPr>
        <w:t xml:space="preserve">Using Logisim implement Task 2.1 (b). </w:t>
      </w:r>
      <w:r w:rsidR="00DD2813" w:rsidRPr="002810BC">
        <w:rPr>
          <w:rFonts w:ascii="Arial" w:hAnsi="Arial" w:cs="Arial"/>
          <w:b/>
          <w:bCs/>
          <w:color w:val="FF0000"/>
          <w:sz w:val="24"/>
          <w:szCs w:val="24"/>
        </w:rPr>
        <w:t xml:space="preserve">In the programmable OR array, use the necessary outputs from four AND gates in conjunction with two OR gates to implement F1 and F2. Label them appropriately. </w:t>
      </w:r>
    </w:p>
    <w:p w14:paraId="37EAFC27" w14:textId="3FB266A7" w:rsidR="007C1172" w:rsidRPr="002810BC" w:rsidRDefault="007C1172" w:rsidP="000225E8">
      <w:pPr>
        <w:pStyle w:val="a5"/>
        <w:jc w:val="right"/>
        <w:rPr>
          <w:rFonts w:ascii="Arial" w:hAnsi="Arial" w:cs="Arial"/>
          <w:b/>
          <w:bCs/>
          <w:color w:val="FF0000"/>
          <w:sz w:val="24"/>
          <w:szCs w:val="24"/>
        </w:rPr>
      </w:pPr>
      <w:r w:rsidRPr="002810BC">
        <w:rPr>
          <w:rFonts w:ascii="Arial" w:hAnsi="Arial" w:cs="Arial"/>
          <w:color w:val="FF0000"/>
          <w:sz w:val="24"/>
          <w:szCs w:val="24"/>
        </w:rPr>
        <w:t>[</w:t>
      </w:r>
      <w:r w:rsidR="000225E8">
        <w:rPr>
          <w:rFonts w:ascii="Arial" w:hAnsi="Arial" w:cs="Arial"/>
          <w:color w:val="FF0000"/>
          <w:sz w:val="24"/>
          <w:szCs w:val="24"/>
        </w:rPr>
        <w:t>8</w:t>
      </w:r>
      <w:r w:rsidRPr="002810BC">
        <w:rPr>
          <w:rFonts w:ascii="Arial" w:hAnsi="Arial" w:cs="Arial"/>
          <w:color w:val="FF0000"/>
          <w:sz w:val="24"/>
          <w:szCs w:val="24"/>
        </w:rPr>
        <w:t xml:space="preserve"> marks]</w:t>
      </w:r>
    </w:p>
    <w:p w14:paraId="347610E0" w14:textId="1FE16AD9" w:rsidR="00876F8B" w:rsidRPr="002810BC" w:rsidRDefault="001F59A0" w:rsidP="00876F8B">
      <w:pPr>
        <w:keepNext/>
        <w:rPr>
          <w:rFonts w:ascii="Arial" w:hAnsi="Arial" w:cs="Arial"/>
          <w:sz w:val="24"/>
          <w:szCs w:val="24"/>
        </w:rPr>
      </w:pPr>
      <w:r>
        <w:rPr>
          <w:noProof/>
          <w:lang w:eastAsia="zh-CN"/>
        </w:rPr>
        <w:lastRenderedPageBreak/>
        <w:drawing>
          <wp:inline distT="0" distB="0" distL="0" distR="0" wp14:anchorId="25CCD2D0" wp14:editId="54477D18">
            <wp:extent cx="5886450" cy="66690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571" t="16533" r="40705" b="27594"/>
                    <a:stretch/>
                  </pic:blipFill>
                  <pic:spPr bwMode="auto">
                    <a:xfrm>
                      <a:off x="0" y="0"/>
                      <a:ext cx="5886450" cy="6669042"/>
                    </a:xfrm>
                    <a:prstGeom prst="rect">
                      <a:avLst/>
                    </a:prstGeom>
                    <a:ln>
                      <a:noFill/>
                    </a:ln>
                    <a:extLst>
                      <a:ext uri="{53640926-AAD7-44D8-BBD7-CCE9431645EC}">
                        <a14:shadowObscured xmlns:a14="http://schemas.microsoft.com/office/drawing/2010/main"/>
                      </a:ext>
                    </a:extLst>
                  </pic:spPr>
                </pic:pic>
              </a:graphicData>
            </a:graphic>
          </wp:inline>
        </w:drawing>
      </w:r>
    </w:p>
    <w:p w14:paraId="1ED84403" w14:textId="26534D22" w:rsidR="007C1172" w:rsidRPr="002810BC" w:rsidRDefault="00876F8B" w:rsidP="00876F8B">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5</w:t>
      </w:r>
      <w:r w:rsidRPr="002810BC">
        <w:rPr>
          <w:rFonts w:ascii="Arial" w:hAnsi="Arial" w:cs="Arial"/>
          <w:b/>
          <w:bCs/>
          <w:i w:val="0"/>
          <w:iCs w:val="0"/>
          <w:color w:val="FF0000"/>
          <w:sz w:val="24"/>
          <w:szCs w:val="24"/>
        </w:rPr>
        <w:fldChar w:fldCharType="end"/>
      </w:r>
      <w:r w:rsidR="00D403AD">
        <w:rPr>
          <w:rFonts w:ascii="Arial" w:hAnsi="Arial" w:cs="Arial"/>
          <w:b/>
          <w:bCs/>
          <w:i w:val="0"/>
          <w:iCs w:val="0"/>
          <w:color w:val="FF0000"/>
          <w:sz w:val="24"/>
          <w:szCs w:val="24"/>
        </w:rPr>
        <w:t xml:space="preserve"> PROM Implementation of Task 2.1 (b)</w:t>
      </w:r>
      <w:r w:rsidRPr="002810BC">
        <w:rPr>
          <w:rFonts w:ascii="Arial" w:hAnsi="Arial" w:cs="Arial"/>
          <w:b/>
          <w:bCs/>
          <w:i w:val="0"/>
          <w:iCs w:val="0"/>
          <w:color w:val="FF0000"/>
          <w:sz w:val="24"/>
          <w:szCs w:val="24"/>
        </w:rPr>
        <w:t xml:space="preserve"> using </w:t>
      </w:r>
      <w:r w:rsidR="006207DB" w:rsidRPr="002810BC">
        <w:rPr>
          <w:rFonts w:ascii="Arial" w:hAnsi="Arial" w:cs="Arial"/>
          <w:b/>
          <w:bCs/>
          <w:i w:val="0"/>
          <w:iCs w:val="0"/>
          <w:color w:val="FF0000"/>
          <w:sz w:val="24"/>
          <w:szCs w:val="24"/>
        </w:rPr>
        <w:t>Logisim</w:t>
      </w:r>
    </w:p>
    <w:p w14:paraId="43EE7116" w14:textId="4AD3E5E0" w:rsidR="00FC76A5" w:rsidRPr="00922333" w:rsidRDefault="00FC76A5" w:rsidP="00FC76A5">
      <w:pPr>
        <w:spacing w:line="276" w:lineRule="auto"/>
        <w:jc w:val="both"/>
        <w:rPr>
          <w:rFonts w:ascii="Arial" w:hAnsi="Arial" w:cs="Arial"/>
          <w:b/>
          <w:bCs/>
          <w:i/>
          <w:iCs/>
          <w:color w:val="7030A0"/>
          <w:sz w:val="24"/>
          <w:szCs w:val="24"/>
          <w:u w:val="single"/>
        </w:rPr>
      </w:pPr>
      <w:r w:rsidRPr="00922333">
        <w:rPr>
          <w:rFonts w:ascii="Arial" w:hAnsi="Arial" w:cs="Arial"/>
          <w:b/>
          <w:bCs/>
          <w:i/>
          <w:iCs/>
          <w:color w:val="7030A0"/>
          <w:sz w:val="24"/>
          <w:szCs w:val="24"/>
          <w:highlight w:val="yellow"/>
          <w:u w:val="single"/>
        </w:rPr>
        <w:t>Task 2</w:t>
      </w:r>
      <w:r w:rsidR="00185094" w:rsidRPr="00922333">
        <w:rPr>
          <w:rFonts w:ascii="Arial" w:hAnsi="Arial" w:cs="Arial"/>
          <w:b/>
          <w:bCs/>
          <w:i/>
          <w:iCs/>
          <w:color w:val="7030A0"/>
          <w:sz w:val="24"/>
          <w:szCs w:val="24"/>
          <w:highlight w:val="yellow"/>
          <w:u w:val="single"/>
        </w:rPr>
        <w:t>.2</w:t>
      </w:r>
      <w:r w:rsidRPr="00922333">
        <w:rPr>
          <w:rFonts w:ascii="Arial" w:hAnsi="Arial" w:cs="Arial"/>
          <w:b/>
          <w:bCs/>
          <w:i/>
          <w:iCs/>
          <w:color w:val="7030A0"/>
          <w:sz w:val="24"/>
          <w:szCs w:val="24"/>
          <w:highlight w:val="yellow"/>
          <w:u w:val="single"/>
        </w:rPr>
        <w:t xml:space="preserve">: PROM design with </w:t>
      </w:r>
      <w:r w:rsidR="00182D96" w:rsidRPr="00922333">
        <w:rPr>
          <w:rFonts w:ascii="Arial" w:hAnsi="Arial" w:cs="Arial"/>
          <w:b/>
          <w:bCs/>
          <w:i/>
          <w:iCs/>
          <w:color w:val="7030A0"/>
          <w:sz w:val="24"/>
          <w:szCs w:val="24"/>
          <w:highlight w:val="yellow"/>
          <w:u w:val="single"/>
        </w:rPr>
        <w:t>d</w:t>
      </w:r>
      <w:r w:rsidRPr="00922333">
        <w:rPr>
          <w:rFonts w:ascii="Arial" w:hAnsi="Arial" w:cs="Arial"/>
          <w:b/>
          <w:bCs/>
          <w:i/>
          <w:iCs/>
          <w:color w:val="7030A0"/>
          <w:sz w:val="24"/>
          <w:szCs w:val="24"/>
          <w:highlight w:val="yellow"/>
          <w:u w:val="single"/>
        </w:rPr>
        <w:t>ecoders</w:t>
      </w:r>
    </w:p>
    <w:p w14:paraId="5F7559E9" w14:textId="5014AAEF" w:rsidR="007C1172" w:rsidRPr="002810BC" w:rsidRDefault="00876F8B" w:rsidP="007C1172">
      <w:pPr>
        <w:rPr>
          <w:rFonts w:ascii="Arial" w:hAnsi="Arial" w:cs="Arial"/>
          <w:sz w:val="24"/>
          <w:szCs w:val="24"/>
        </w:rPr>
      </w:pPr>
      <w:r w:rsidRPr="002810BC">
        <w:rPr>
          <w:rFonts w:ascii="Arial" w:hAnsi="Arial" w:cs="Arial"/>
          <w:sz w:val="24"/>
          <w:szCs w:val="24"/>
        </w:rPr>
        <w:t xml:space="preserve">PROM designs can also be made conveniently using x to n decoders for the </w:t>
      </w:r>
      <w:r w:rsidR="008E771D" w:rsidRPr="002810BC">
        <w:rPr>
          <w:rFonts w:ascii="Arial" w:hAnsi="Arial" w:cs="Arial"/>
          <w:sz w:val="24"/>
          <w:szCs w:val="24"/>
        </w:rPr>
        <w:t>f</w:t>
      </w:r>
      <w:r w:rsidRPr="002810BC">
        <w:rPr>
          <w:rFonts w:ascii="Arial" w:hAnsi="Arial" w:cs="Arial"/>
          <w:sz w:val="24"/>
          <w:szCs w:val="24"/>
        </w:rPr>
        <w:t xml:space="preserve">ixed AND array. </w:t>
      </w:r>
    </w:p>
    <w:p w14:paraId="7CD61AF9" w14:textId="51426B5D" w:rsidR="00876F8B" w:rsidRPr="002810BC" w:rsidRDefault="00876F8B" w:rsidP="00922333">
      <w:pPr>
        <w:pStyle w:val="a5"/>
        <w:numPr>
          <w:ilvl w:val="0"/>
          <w:numId w:val="20"/>
        </w:numPr>
        <w:jc w:val="both"/>
        <w:rPr>
          <w:rFonts w:ascii="Arial" w:hAnsi="Arial" w:cs="Arial"/>
          <w:b/>
          <w:bCs/>
          <w:color w:val="FF0000"/>
          <w:sz w:val="24"/>
          <w:szCs w:val="24"/>
        </w:rPr>
      </w:pPr>
      <w:r w:rsidRPr="002810BC">
        <w:rPr>
          <w:rFonts w:ascii="Arial" w:hAnsi="Arial" w:cs="Arial"/>
          <w:b/>
          <w:bCs/>
          <w:color w:val="FF0000"/>
          <w:sz w:val="24"/>
          <w:szCs w:val="24"/>
        </w:rPr>
        <w:lastRenderedPageBreak/>
        <w:t>Use a 3-8 decoder to create a 3 input PROM design without any outputs (use A, B and C as inputs). Showcase your design in the space given. Label the fixed AND array and programmable OR array appropriately.</w:t>
      </w:r>
    </w:p>
    <w:p w14:paraId="65E82938" w14:textId="78E3DC05" w:rsidR="00876F8B" w:rsidRPr="002810BC" w:rsidRDefault="00876F8B" w:rsidP="006207DB">
      <w:pPr>
        <w:jc w:val="right"/>
        <w:rPr>
          <w:rFonts w:ascii="Arial" w:hAnsi="Arial" w:cs="Arial"/>
          <w:color w:val="FF0000"/>
          <w:sz w:val="24"/>
          <w:szCs w:val="24"/>
        </w:rPr>
      </w:pPr>
      <w:r w:rsidRPr="002810BC">
        <w:rPr>
          <w:rFonts w:ascii="Arial" w:hAnsi="Arial" w:cs="Arial"/>
          <w:color w:val="FF0000"/>
          <w:sz w:val="24"/>
          <w:szCs w:val="24"/>
        </w:rPr>
        <w:t>[</w:t>
      </w:r>
      <w:r w:rsidR="000225E8">
        <w:rPr>
          <w:rFonts w:ascii="Arial" w:hAnsi="Arial" w:cs="Arial"/>
          <w:color w:val="FF0000"/>
          <w:sz w:val="24"/>
          <w:szCs w:val="24"/>
        </w:rPr>
        <w:t>6</w:t>
      </w:r>
      <w:r w:rsidRPr="002810BC">
        <w:rPr>
          <w:rFonts w:ascii="Arial" w:hAnsi="Arial" w:cs="Arial"/>
          <w:color w:val="FF0000"/>
          <w:sz w:val="24"/>
          <w:szCs w:val="24"/>
        </w:rPr>
        <w:t xml:space="preserve"> marks]</w:t>
      </w:r>
    </w:p>
    <w:p w14:paraId="788D373E" w14:textId="3BFA86DC" w:rsidR="00876F8B" w:rsidRPr="002810BC" w:rsidRDefault="009C0DA5" w:rsidP="007C1172">
      <w:pPr>
        <w:rPr>
          <w:rFonts w:ascii="Arial" w:hAnsi="Arial" w:cs="Arial"/>
          <w:sz w:val="24"/>
          <w:szCs w:val="24"/>
        </w:rPr>
      </w:pPr>
      <w:r>
        <w:rPr>
          <w:noProof/>
          <w:lang w:eastAsia="zh-CN"/>
        </w:rPr>
        <w:drawing>
          <wp:inline distT="0" distB="0" distL="0" distR="0" wp14:anchorId="15147F2A" wp14:editId="2C1CAF48">
            <wp:extent cx="5876925" cy="582095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179" t="25371" r="20994" b="44983"/>
                    <a:stretch/>
                  </pic:blipFill>
                  <pic:spPr bwMode="auto">
                    <a:xfrm>
                      <a:off x="0" y="0"/>
                      <a:ext cx="5888232" cy="5832153"/>
                    </a:xfrm>
                    <a:prstGeom prst="rect">
                      <a:avLst/>
                    </a:prstGeom>
                    <a:ln>
                      <a:noFill/>
                    </a:ln>
                    <a:extLst>
                      <a:ext uri="{53640926-AAD7-44D8-BBD7-CCE9431645EC}">
                        <a14:shadowObscured xmlns:a14="http://schemas.microsoft.com/office/drawing/2010/main"/>
                      </a:ext>
                    </a:extLst>
                  </pic:spPr>
                </pic:pic>
              </a:graphicData>
            </a:graphic>
          </wp:inline>
        </w:drawing>
      </w:r>
    </w:p>
    <w:p w14:paraId="63D3248A" w14:textId="6AE05F89" w:rsidR="00876F8B" w:rsidRPr="002810BC" w:rsidRDefault="008E771D" w:rsidP="008E771D">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6</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xml:space="preserve">: PROM design </w:t>
      </w:r>
      <w:r w:rsidR="00D403AD">
        <w:rPr>
          <w:rFonts w:ascii="Arial" w:hAnsi="Arial" w:cs="Arial"/>
          <w:b/>
          <w:bCs/>
          <w:i w:val="0"/>
          <w:iCs w:val="0"/>
          <w:color w:val="FF0000"/>
          <w:sz w:val="24"/>
          <w:szCs w:val="24"/>
        </w:rPr>
        <w:t xml:space="preserve">for Task 2.2 (a) </w:t>
      </w:r>
      <w:r w:rsidRPr="002810BC">
        <w:rPr>
          <w:rFonts w:ascii="Arial" w:hAnsi="Arial" w:cs="Arial"/>
          <w:b/>
          <w:bCs/>
          <w:i w:val="0"/>
          <w:iCs w:val="0"/>
          <w:color w:val="FF0000"/>
          <w:sz w:val="24"/>
          <w:szCs w:val="24"/>
        </w:rPr>
        <w:t xml:space="preserve">using 3 to 8 </w:t>
      </w:r>
      <w:r w:rsidR="00185094" w:rsidRPr="002810BC">
        <w:rPr>
          <w:rFonts w:ascii="Arial" w:hAnsi="Arial" w:cs="Arial"/>
          <w:b/>
          <w:bCs/>
          <w:i w:val="0"/>
          <w:iCs w:val="0"/>
          <w:color w:val="FF0000"/>
          <w:sz w:val="24"/>
          <w:szCs w:val="24"/>
        </w:rPr>
        <w:t>D</w:t>
      </w:r>
      <w:r w:rsidRPr="002810BC">
        <w:rPr>
          <w:rFonts w:ascii="Arial" w:hAnsi="Arial" w:cs="Arial"/>
          <w:b/>
          <w:bCs/>
          <w:i w:val="0"/>
          <w:iCs w:val="0"/>
          <w:color w:val="FF0000"/>
          <w:sz w:val="24"/>
          <w:szCs w:val="24"/>
        </w:rPr>
        <w:t>ecoder</w:t>
      </w:r>
    </w:p>
    <w:p w14:paraId="0A9ECFAB" w14:textId="05755B1D" w:rsidR="008E771D" w:rsidRPr="002810BC" w:rsidRDefault="00896D97" w:rsidP="008E771D">
      <w:pPr>
        <w:rPr>
          <w:rFonts w:ascii="Arial" w:hAnsi="Arial" w:cs="Arial"/>
          <w:sz w:val="24"/>
          <w:szCs w:val="24"/>
        </w:rPr>
      </w:pPr>
      <w:r w:rsidRPr="002810BC">
        <w:rPr>
          <w:rFonts w:ascii="Arial" w:hAnsi="Arial" w:cs="Arial"/>
          <w:sz w:val="24"/>
          <w:szCs w:val="24"/>
        </w:rPr>
        <w:t>(b)</w:t>
      </w:r>
      <w:r w:rsidRPr="002810BC">
        <w:rPr>
          <w:rFonts w:ascii="Arial" w:hAnsi="Arial" w:cs="Arial"/>
          <w:sz w:val="24"/>
          <w:szCs w:val="24"/>
        </w:rPr>
        <w:tab/>
      </w:r>
      <w:r w:rsidR="00051108" w:rsidRPr="002810BC">
        <w:rPr>
          <w:rFonts w:ascii="Arial" w:hAnsi="Arial" w:cs="Arial"/>
          <w:sz w:val="24"/>
          <w:szCs w:val="24"/>
        </w:rPr>
        <w:t>Use this design to implement the following Boolean functions:</w:t>
      </w:r>
    </w:p>
    <w:p w14:paraId="5EBCD0C2" w14:textId="46195328" w:rsidR="00051108" w:rsidRPr="002810BC" w:rsidRDefault="00051108" w:rsidP="00051108">
      <w:pPr>
        <w:pStyle w:val="a5"/>
        <w:numPr>
          <w:ilvl w:val="0"/>
          <w:numId w:val="6"/>
        </w:numPr>
        <w:rPr>
          <w:rFonts w:ascii="Arial" w:hAnsi="Arial" w:cs="Arial"/>
          <w:color w:val="FF0000"/>
          <w:sz w:val="24"/>
          <w:szCs w:val="24"/>
        </w:rPr>
      </w:pPr>
      <w:r w:rsidRPr="002810BC">
        <w:rPr>
          <w:rFonts w:ascii="Arial" w:hAnsi="Arial" w:cs="Arial"/>
          <w:color w:val="FF0000"/>
          <w:sz w:val="24"/>
          <w:szCs w:val="24"/>
        </w:rPr>
        <w:t>F1</w:t>
      </w:r>
      <w:r w:rsidR="00286A0A" w:rsidRPr="002810BC">
        <w:rPr>
          <w:rFonts w:ascii="Arial" w:hAnsi="Arial" w:cs="Arial"/>
          <w:color w:val="FF0000"/>
          <w:sz w:val="24"/>
          <w:szCs w:val="24"/>
        </w:rPr>
        <w:t>(A, B, C)</w:t>
      </w:r>
      <w:r w:rsidRPr="002810BC">
        <w:rPr>
          <w:rFonts w:ascii="Arial" w:hAnsi="Arial" w:cs="Arial"/>
          <w:color w:val="FF0000"/>
          <w:sz w:val="24"/>
          <w:szCs w:val="24"/>
        </w:rPr>
        <w:t xml:space="preserve"> = </w:t>
      </w:r>
      <w:r w:rsidR="000A48F4" w:rsidRPr="002810BC">
        <w:rPr>
          <w:rFonts w:ascii="Arial" w:hAnsi="Arial" w:cs="Arial"/>
          <w:color w:val="FF0000"/>
          <w:sz w:val="24"/>
          <w:szCs w:val="24"/>
        </w:rPr>
        <w:t>(A+</w:t>
      </w:r>
      <w:r w:rsidR="00286A0A" w:rsidRPr="002810BC">
        <w:rPr>
          <w:rFonts w:ascii="Arial" w:hAnsi="Arial" w:cs="Arial"/>
          <w:color w:val="FF0000"/>
          <w:sz w:val="24"/>
          <w:szCs w:val="24"/>
        </w:rPr>
        <w:t xml:space="preserve">B) * </w:t>
      </w:r>
      <w:r w:rsidR="000A48F4" w:rsidRPr="002810BC">
        <w:rPr>
          <w:rFonts w:ascii="Arial" w:hAnsi="Arial" w:cs="Arial"/>
          <w:color w:val="FF0000"/>
          <w:sz w:val="24"/>
          <w:szCs w:val="24"/>
        </w:rPr>
        <w:t>(B’+C)</w:t>
      </w:r>
    </w:p>
    <w:p w14:paraId="3074AC2B" w14:textId="27788EF1" w:rsidR="00051108" w:rsidRPr="002810BC" w:rsidRDefault="00051108" w:rsidP="00051108">
      <w:pPr>
        <w:pStyle w:val="a5"/>
        <w:numPr>
          <w:ilvl w:val="0"/>
          <w:numId w:val="6"/>
        </w:numPr>
        <w:rPr>
          <w:rFonts w:ascii="Arial" w:hAnsi="Arial" w:cs="Arial"/>
          <w:color w:val="FF0000"/>
          <w:sz w:val="24"/>
          <w:szCs w:val="24"/>
        </w:rPr>
      </w:pPr>
      <w:r w:rsidRPr="002810BC">
        <w:rPr>
          <w:rFonts w:ascii="Arial" w:hAnsi="Arial" w:cs="Arial"/>
          <w:color w:val="FF0000"/>
          <w:sz w:val="24"/>
          <w:szCs w:val="24"/>
        </w:rPr>
        <w:t>F2</w:t>
      </w:r>
      <w:r w:rsidR="00286A0A" w:rsidRPr="002810BC">
        <w:rPr>
          <w:rFonts w:ascii="Arial" w:hAnsi="Arial" w:cs="Arial"/>
          <w:color w:val="FF0000"/>
          <w:sz w:val="24"/>
          <w:szCs w:val="24"/>
        </w:rPr>
        <w:t>(A, B, C)</w:t>
      </w:r>
      <w:r w:rsidRPr="002810BC">
        <w:rPr>
          <w:rFonts w:ascii="Arial" w:hAnsi="Arial" w:cs="Arial"/>
          <w:color w:val="FF0000"/>
          <w:sz w:val="24"/>
          <w:szCs w:val="24"/>
        </w:rPr>
        <w:t xml:space="preserve"> = </w:t>
      </w:r>
      <w:r w:rsidR="005658D7" w:rsidRPr="002810BC">
        <w:rPr>
          <w:rFonts w:ascii="Arial" w:hAnsi="Arial" w:cs="Arial"/>
          <w:color w:val="FF0000"/>
          <w:sz w:val="24"/>
          <w:szCs w:val="24"/>
        </w:rPr>
        <w:t>∏</w:t>
      </w:r>
      <w:r w:rsidR="00286A0A" w:rsidRPr="002810BC">
        <w:rPr>
          <w:rFonts w:ascii="Arial" w:hAnsi="Arial" w:cs="Arial"/>
          <w:color w:val="FF0000"/>
          <w:sz w:val="24"/>
          <w:szCs w:val="24"/>
        </w:rPr>
        <w:t>M (</w:t>
      </w:r>
      <w:r w:rsidR="005658D7" w:rsidRPr="002810BC">
        <w:rPr>
          <w:rFonts w:ascii="Arial" w:hAnsi="Arial" w:cs="Arial"/>
          <w:color w:val="FF0000"/>
          <w:sz w:val="24"/>
          <w:szCs w:val="24"/>
        </w:rPr>
        <w:t>1,3,4,7)</w:t>
      </w:r>
    </w:p>
    <w:p w14:paraId="3923B520" w14:textId="448BC7DD" w:rsidR="00051108" w:rsidRPr="002810BC" w:rsidRDefault="00051108" w:rsidP="00051108">
      <w:pPr>
        <w:pStyle w:val="a5"/>
        <w:numPr>
          <w:ilvl w:val="0"/>
          <w:numId w:val="6"/>
        </w:numPr>
        <w:rPr>
          <w:rFonts w:ascii="Arial" w:hAnsi="Arial" w:cs="Arial"/>
          <w:color w:val="FF0000"/>
          <w:sz w:val="24"/>
          <w:szCs w:val="24"/>
        </w:rPr>
      </w:pPr>
      <w:r w:rsidRPr="002810BC">
        <w:rPr>
          <w:rFonts w:ascii="Arial" w:hAnsi="Arial" w:cs="Arial"/>
          <w:color w:val="FF0000"/>
          <w:sz w:val="24"/>
          <w:szCs w:val="24"/>
        </w:rPr>
        <w:t>F3</w:t>
      </w:r>
      <w:r w:rsidR="00286A0A" w:rsidRPr="002810BC">
        <w:rPr>
          <w:rFonts w:ascii="Arial" w:hAnsi="Arial" w:cs="Arial"/>
          <w:color w:val="FF0000"/>
          <w:sz w:val="24"/>
          <w:szCs w:val="24"/>
        </w:rPr>
        <w:t>(A, B, C)</w:t>
      </w:r>
      <w:r w:rsidRPr="002810BC">
        <w:rPr>
          <w:rFonts w:ascii="Arial" w:hAnsi="Arial" w:cs="Arial"/>
          <w:color w:val="FF0000"/>
          <w:sz w:val="24"/>
          <w:szCs w:val="24"/>
        </w:rPr>
        <w:t xml:space="preserve"> = ∑</w:t>
      </w:r>
      <w:r w:rsidR="00286A0A" w:rsidRPr="002810BC">
        <w:rPr>
          <w:rFonts w:ascii="Arial" w:hAnsi="Arial" w:cs="Arial"/>
          <w:color w:val="FF0000"/>
          <w:sz w:val="24"/>
          <w:szCs w:val="24"/>
        </w:rPr>
        <w:t>m (</w:t>
      </w:r>
      <w:r w:rsidRPr="002810BC">
        <w:rPr>
          <w:rFonts w:ascii="Arial" w:hAnsi="Arial" w:cs="Arial"/>
          <w:color w:val="FF0000"/>
          <w:sz w:val="24"/>
          <w:szCs w:val="24"/>
        </w:rPr>
        <w:t>0,1,2,5,7)</w:t>
      </w:r>
    </w:p>
    <w:p w14:paraId="623533E5" w14:textId="77777777" w:rsidR="000225E8" w:rsidRDefault="003B3130" w:rsidP="00896D97">
      <w:pPr>
        <w:rPr>
          <w:rFonts w:ascii="Arial" w:hAnsi="Arial" w:cs="Arial"/>
          <w:b/>
          <w:bCs/>
          <w:color w:val="FF0000"/>
          <w:sz w:val="24"/>
          <w:szCs w:val="24"/>
        </w:rPr>
      </w:pPr>
      <w:r w:rsidRPr="002810BC">
        <w:rPr>
          <w:rFonts w:ascii="Arial" w:hAnsi="Arial" w:cs="Arial"/>
          <w:b/>
          <w:bCs/>
          <w:color w:val="FF0000"/>
          <w:sz w:val="24"/>
          <w:szCs w:val="24"/>
        </w:rPr>
        <w:lastRenderedPageBreak/>
        <w:t xml:space="preserve">Create a truth table for F1, F2 and F3 and identify </w:t>
      </w:r>
      <w:r w:rsidR="00896D97" w:rsidRPr="002810BC">
        <w:rPr>
          <w:rFonts w:ascii="Arial" w:hAnsi="Arial" w:cs="Arial"/>
          <w:b/>
          <w:bCs/>
          <w:color w:val="FF0000"/>
          <w:sz w:val="24"/>
          <w:szCs w:val="24"/>
        </w:rPr>
        <w:t>the logic</w:t>
      </w:r>
      <w:r w:rsidRPr="002810BC">
        <w:rPr>
          <w:rFonts w:ascii="Arial" w:hAnsi="Arial" w:cs="Arial"/>
          <w:b/>
          <w:bCs/>
          <w:color w:val="FF0000"/>
          <w:sz w:val="24"/>
          <w:szCs w:val="24"/>
        </w:rPr>
        <w:t xml:space="preserve"> expressions for each function in terms of inputs A,</w:t>
      </w:r>
      <w:r w:rsidR="00122F04" w:rsidRPr="002810BC">
        <w:rPr>
          <w:rFonts w:ascii="Arial" w:hAnsi="Arial" w:cs="Arial"/>
          <w:b/>
          <w:bCs/>
          <w:color w:val="FF0000"/>
          <w:sz w:val="24"/>
          <w:szCs w:val="24"/>
        </w:rPr>
        <w:t xml:space="preserve"> </w:t>
      </w:r>
      <w:r w:rsidRPr="002810BC">
        <w:rPr>
          <w:rFonts w:ascii="Arial" w:hAnsi="Arial" w:cs="Arial"/>
          <w:b/>
          <w:bCs/>
          <w:color w:val="FF0000"/>
          <w:sz w:val="24"/>
          <w:szCs w:val="24"/>
        </w:rPr>
        <w:t>B and C</w:t>
      </w:r>
      <w:r w:rsidR="00122F04" w:rsidRPr="002810BC">
        <w:rPr>
          <w:rFonts w:ascii="Arial" w:hAnsi="Arial" w:cs="Arial"/>
          <w:b/>
          <w:bCs/>
          <w:color w:val="FF0000"/>
          <w:sz w:val="24"/>
          <w:szCs w:val="24"/>
        </w:rPr>
        <w:t xml:space="preserve">. Show all working done to arrive at your answers. </w:t>
      </w:r>
    </w:p>
    <w:p w14:paraId="3ED02039" w14:textId="52968EF2" w:rsidR="005658D7" w:rsidRPr="002810BC" w:rsidRDefault="00122F04" w:rsidP="000225E8">
      <w:pPr>
        <w:jc w:val="right"/>
        <w:rPr>
          <w:rFonts w:ascii="Arial" w:hAnsi="Arial" w:cs="Arial"/>
          <w:b/>
          <w:bCs/>
          <w:color w:val="FF0000"/>
          <w:sz w:val="24"/>
          <w:szCs w:val="24"/>
        </w:rPr>
      </w:pPr>
      <w:r w:rsidRPr="002810BC">
        <w:rPr>
          <w:rFonts w:ascii="Arial" w:hAnsi="Arial" w:cs="Arial"/>
          <w:color w:val="FF0000"/>
          <w:sz w:val="24"/>
          <w:szCs w:val="24"/>
        </w:rPr>
        <w:t>[</w:t>
      </w:r>
      <w:r w:rsidR="001D42F0">
        <w:rPr>
          <w:rFonts w:ascii="Arial" w:hAnsi="Arial" w:cs="Arial"/>
          <w:color w:val="FF0000"/>
          <w:sz w:val="24"/>
          <w:szCs w:val="24"/>
        </w:rPr>
        <w:t>10</w:t>
      </w:r>
      <w:r w:rsidRPr="002810BC">
        <w:rPr>
          <w:rFonts w:ascii="Arial" w:hAnsi="Arial" w:cs="Arial"/>
          <w:color w:val="FF0000"/>
          <w:sz w:val="24"/>
          <w:szCs w:val="24"/>
        </w:rPr>
        <w:t xml:space="preserve"> marks]</w:t>
      </w:r>
    </w:p>
    <w:p w14:paraId="0DEF140C" w14:textId="572E5E99" w:rsidR="002666FF" w:rsidRPr="002810BC" w:rsidRDefault="00DD5CED" w:rsidP="002666FF">
      <w:pPr>
        <w:keepNext/>
        <w:rPr>
          <w:rFonts w:ascii="Arial" w:hAnsi="Arial" w:cs="Arial"/>
          <w:sz w:val="24"/>
          <w:szCs w:val="24"/>
        </w:rPr>
      </w:pPr>
      <w:r>
        <w:fldChar w:fldCharType="begin"/>
      </w:r>
      <w:r>
        <w:instrText xml:space="preserve"> INCLUDEPICTURE "C:\\Users\\30674\\Documents\\Tencent Files\\3067423637\\Image\\C2C\\7103BE7E1BBBEFAE6A52563B2911718A.png" \* MERGEFORMATINET </w:instrText>
      </w:r>
      <w:r>
        <w:fldChar w:fldCharType="separate"/>
      </w:r>
      <w:r w:rsidR="009F4982">
        <w:fldChar w:fldCharType="begin"/>
      </w:r>
      <w:r w:rsidR="009F4982">
        <w:instrText xml:space="preserve"> </w:instrText>
      </w:r>
      <w:r w:rsidR="009F4982">
        <w:instrText>INCLUDEPICTURE  "C:\\Users\\30674\\Documents\\Tencent Files\\3067423637\\Image\\C2C\\7103BE7E1BBBEFAE6A52563B2911</w:instrText>
      </w:r>
      <w:r w:rsidR="009F4982">
        <w:instrText>718A.png" \* MERGEFORMATINET</w:instrText>
      </w:r>
      <w:r w:rsidR="009F4982">
        <w:instrText xml:space="preserve"> </w:instrText>
      </w:r>
      <w:r w:rsidR="009F4982">
        <w:fldChar w:fldCharType="separate"/>
      </w:r>
      <w:r w:rsidR="00C63614">
        <w:pict w14:anchorId="0A20888A">
          <v:shape id="_x0000_i1029" type="#_x0000_t75" alt="" style="width:457.7pt;height:440.25pt">
            <v:imagedata r:id="rId17" r:href="rId18" cropright="12599f"/>
          </v:shape>
        </w:pict>
      </w:r>
      <w:r w:rsidR="009F4982">
        <w:fldChar w:fldCharType="end"/>
      </w:r>
      <w:r>
        <w:fldChar w:fldCharType="end"/>
      </w:r>
    </w:p>
    <w:p w14:paraId="200327A4" w14:textId="5A281013" w:rsidR="002666FF" w:rsidRPr="002810BC" w:rsidRDefault="002666FF" w:rsidP="002666FF">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7</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xml:space="preserve">: </w:t>
      </w:r>
      <w:r w:rsidR="00D403AD">
        <w:rPr>
          <w:rFonts w:ascii="Arial" w:hAnsi="Arial" w:cs="Arial"/>
          <w:b/>
          <w:bCs/>
          <w:i w:val="0"/>
          <w:iCs w:val="0"/>
          <w:color w:val="FF0000"/>
          <w:sz w:val="24"/>
          <w:szCs w:val="24"/>
        </w:rPr>
        <w:t xml:space="preserve">PROM design </w:t>
      </w:r>
      <w:r w:rsidRPr="002810BC">
        <w:rPr>
          <w:rFonts w:ascii="Arial" w:hAnsi="Arial" w:cs="Arial"/>
          <w:b/>
          <w:bCs/>
          <w:i w:val="0"/>
          <w:iCs w:val="0"/>
          <w:color w:val="FF0000"/>
          <w:sz w:val="24"/>
          <w:szCs w:val="24"/>
        </w:rPr>
        <w:t xml:space="preserve">for </w:t>
      </w:r>
      <w:r w:rsidR="00D403AD">
        <w:rPr>
          <w:rFonts w:ascii="Arial" w:hAnsi="Arial" w:cs="Arial"/>
          <w:b/>
          <w:bCs/>
          <w:i w:val="0"/>
          <w:iCs w:val="0"/>
          <w:color w:val="FF0000"/>
          <w:sz w:val="24"/>
          <w:szCs w:val="24"/>
        </w:rPr>
        <w:t>Task 2.</w:t>
      </w:r>
      <w:r w:rsidR="00CD3649">
        <w:rPr>
          <w:rFonts w:ascii="Arial" w:hAnsi="Arial" w:cs="Arial"/>
          <w:b/>
          <w:bCs/>
          <w:i w:val="0"/>
          <w:iCs w:val="0"/>
          <w:color w:val="FF0000"/>
          <w:sz w:val="24"/>
          <w:szCs w:val="24"/>
        </w:rPr>
        <w:t>2</w:t>
      </w:r>
      <w:r w:rsidR="00D403AD">
        <w:rPr>
          <w:rFonts w:ascii="Arial" w:hAnsi="Arial" w:cs="Arial"/>
          <w:b/>
          <w:bCs/>
          <w:i w:val="0"/>
          <w:iCs w:val="0"/>
          <w:color w:val="FF0000"/>
          <w:sz w:val="24"/>
          <w:szCs w:val="24"/>
        </w:rPr>
        <w:t xml:space="preserve"> (b) </w:t>
      </w:r>
      <w:r w:rsidRPr="002810BC">
        <w:rPr>
          <w:rFonts w:ascii="Arial" w:hAnsi="Arial" w:cs="Arial"/>
          <w:b/>
          <w:bCs/>
          <w:i w:val="0"/>
          <w:iCs w:val="0"/>
          <w:color w:val="FF0000"/>
          <w:sz w:val="24"/>
          <w:szCs w:val="24"/>
        </w:rPr>
        <w:t>using 3-8 decoder</w:t>
      </w:r>
      <w:r w:rsidR="00D403AD">
        <w:rPr>
          <w:rFonts w:ascii="Arial" w:hAnsi="Arial" w:cs="Arial"/>
          <w:b/>
          <w:bCs/>
          <w:i w:val="0"/>
          <w:iCs w:val="0"/>
          <w:color w:val="FF0000"/>
          <w:sz w:val="24"/>
          <w:szCs w:val="24"/>
        </w:rPr>
        <w:t xml:space="preserve"> (</w:t>
      </w:r>
      <w:r w:rsidR="00D403AD" w:rsidRPr="002810BC">
        <w:rPr>
          <w:rFonts w:ascii="Arial" w:hAnsi="Arial" w:cs="Arial"/>
          <w:b/>
          <w:bCs/>
          <w:i w:val="0"/>
          <w:iCs w:val="0"/>
          <w:color w:val="FF0000"/>
          <w:sz w:val="24"/>
          <w:szCs w:val="24"/>
        </w:rPr>
        <w:t>Truth table, working and simplified logic expressions</w:t>
      </w:r>
      <w:r w:rsidR="00D403AD">
        <w:rPr>
          <w:rFonts w:ascii="Arial" w:hAnsi="Arial" w:cs="Arial"/>
          <w:b/>
          <w:bCs/>
          <w:i w:val="0"/>
          <w:iCs w:val="0"/>
          <w:color w:val="FF0000"/>
          <w:sz w:val="24"/>
          <w:szCs w:val="24"/>
        </w:rPr>
        <w:t>)</w:t>
      </w:r>
    </w:p>
    <w:p w14:paraId="18A8AB8A" w14:textId="77777777" w:rsidR="000225E8" w:rsidRDefault="006207DB" w:rsidP="006207DB">
      <w:pPr>
        <w:pStyle w:val="a5"/>
        <w:numPr>
          <w:ilvl w:val="0"/>
          <w:numId w:val="25"/>
        </w:numPr>
        <w:jc w:val="both"/>
        <w:rPr>
          <w:rFonts w:ascii="Arial" w:hAnsi="Arial" w:cs="Arial"/>
          <w:b/>
          <w:bCs/>
          <w:color w:val="FF0000"/>
          <w:sz w:val="24"/>
          <w:szCs w:val="24"/>
        </w:rPr>
      </w:pPr>
      <w:r w:rsidRPr="002810BC">
        <w:rPr>
          <w:rFonts w:ascii="Arial" w:hAnsi="Arial" w:cs="Arial"/>
          <w:b/>
          <w:bCs/>
          <w:color w:val="FF0000"/>
          <w:sz w:val="24"/>
          <w:szCs w:val="24"/>
        </w:rPr>
        <w:t xml:space="preserve">Implement Task 2.2 (b) using Logisim. </w:t>
      </w:r>
      <w:r w:rsidR="00051108" w:rsidRPr="002810BC">
        <w:rPr>
          <w:rFonts w:ascii="Arial" w:hAnsi="Arial" w:cs="Arial"/>
          <w:b/>
          <w:bCs/>
          <w:color w:val="FF0000"/>
          <w:sz w:val="24"/>
          <w:szCs w:val="24"/>
        </w:rPr>
        <w:t xml:space="preserve">In the programmable OR array, use the necessary outputs from the 3 to 8 </w:t>
      </w:r>
      <w:r w:rsidRPr="002810BC">
        <w:rPr>
          <w:rFonts w:ascii="Arial" w:hAnsi="Arial" w:cs="Arial"/>
          <w:b/>
          <w:bCs/>
          <w:color w:val="FF0000"/>
          <w:sz w:val="24"/>
          <w:szCs w:val="24"/>
        </w:rPr>
        <w:t>D</w:t>
      </w:r>
      <w:r w:rsidR="00051108" w:rsidRPr="002810BC">
        <w:rPr>
          <w:rFonts w:ascii="Arial" w:hAnsi="Arial" w:cs="Arial"/>
          <w:b/>
          <w:bCs/>
          <w:color w:val="FF0000"/>
          <w:sz w:val="24"/>
          <w:szCs w:val="24"/>
        </w:rPr>
        <w:t xml:space="preserve">ecoder in conjunction with </w:t>
      </w:r>
      <w:r w:rsidR="00957839" w:rsidRPr="002810BC">
        <w:rPr>
          <w:rFonts w:ascii="Arial" w:hAnsi="Arial" w:cs="Arial"/>
          <w:b/>
          <w:bCs/>
          <w:color w:val="FF0000"/>
          <w:sz w:val="24"/>
          <w:szCs w:val="24"/>
        </w:rPr>
        <w:t xml:space="preserve">three </w:t>
      </w:r>
      <w:r w:rsidR="00051108" w:rsidRPr="002810BC">
        <w:rPr>
          <w:rFonts w:ascii="Arial" w:hAnsi="Arial" w:cs="Arial"/>
          <w:b/>
          <w:bCs/>
          <w:color w:val="FF0000"/>
          <w:sz w:val="24"/>
          <w:szCs w:val="24"/>
        </w:rPr>
        <w:t xml:space="preserve">OR gates to implement F1, F2 and F3. Label them appropriately. </w:t>
      </w:r>
      <w:r w:rsidRPr="002810BC">
        <w:rPr>
          <w:rFonts w:ascii="Arial" w:hAnsi="Arial" w:cs="Arial"/>
          <w:b/>
          <w:bCs/>
          <w:color w:val="FF0000"/>
          <w:sz w:val="24"/>
          <w:szCs w:val="24"/>
        </w:rPr>
        <w:t xml:space="preserve">                  </w:t>
      </w:r>
    </w:p>
    <w:p w14:paraId="52C3B987" w14:textId="7EC4A443" w:rsidR="00122F04" w:rsidRPr="002810BC" w:rsidRDefault="00122F04" w:rsidP="000225E8">
      <w:pPr>
        <w:pStyle w:val="a5"/>
        <w:jc w:val="right"/>
        <w:rPr>
          <w:rFonts w:ascii="Arial" w:hAnsi="Arial" w:cs="Arial"/>
          <w:b/>
          <w:bCs/>
          <w:color w:val="FF0000"/>
          <w:sz w:val="24"/>
          <w:szCs w:val="24"/>
        </w:rPr>
      </w:pPr>
      <w:r w:rsidRPr="002810BC">
        <w:rPr>
          <w:rFonts w:ascii="Arial" w:hAnsi="Arial" w:cs="Arial"/>
          <w:color w:val="FF0000"/>
          <w:sz w:val="24"/>
          <w:szCs w:val="24"/>
        </w:rPr>
        <w:t>[</w:t>
      </w:r>
      <w:r w:rsidR="000225E8">
        <w:rPr>
          <w:rFonts w:ascii="Arial" w:hAnsi="Arial" w:cs="Arial"/>
          <w:color w:val="FF0000"/>
          <w:sz w:val="24"/>
          <w:szCs w:val="24"/>
        </w:rPr>
        <w:t>8</w:t>
      </w:r>
      <w:r w:rsidRPr="002810BC">
        <w:rPr>
          <w:rFonts w:ascii="Arial" w:hAnsi="Arial" w:cs="Arial"/>
          <w:color w:val="FF0000"/>
          <w:sz w:val="24"/>
          <w:szCs w:val="24"/>
        </w:rPr>
        <w:t xml:space="preserve"> marks]</w:t>
      </w:r>
    </w:p>
    <w:p w14:paraId="5DF3F367" w14:textId="026020A5" w:rsidR="00051108" w:rsidRPr="00422AD4" w:rsidRDefault="00422AD4" w:rsidP="00422AD4">
      <w:pPr>
        <w:jc w:val="both"/>
        <w:rPr>
          <w:rFonts w:ascii="Arial" w:hAnsi="Arial" w:cs="Arial"/>
          <w:color w:val="FF0000"/>
          <w:sz w:val="24"/>
          <w:szCs w:val="24"/>
        </w:rPr>
      </w:pPr>
      <w:r>
        <w:rPr>
          <w:noProof/>
          <w:lang w:eastAsia="zh-CN"/>
        </w:rPr>
        <w:lastRenderedPageBreak/>
        <w:drawing>
          <wp:inline distT="0" distB="0" distL="0" distR="0" wp14:anchorId="4CF57C1D" wp14:editId="00A750A9">
            <wp:extent cx="5791200" cy="40092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538" t="21379" r="9295" b="42703"/>
                    <a:stretch/>
                  </pic:blipFill>
                  <pic:spPr bwMode="auto">
                    <a:xfrm>
                      <a:off x="0" y="0"/>
                      <a:ext cx="5812167" cy="4023808"/>
                    </a:xfrm>
                    <a:prstGeom prst="rect">
                      <a:avLst/>
                    </a:prstGeom>
                    <a:ln>
                      <a:noFill/>
                    </a:ln>
                    <a:extLst>
                      <a:ext uri="{53640926-AAD7-44D8-BBD7-CCE9431645EC}">
                        <a14:shadowObscured xmlns:a14="http://schemas.microsoft.com/office/drawing/2010/main"/>
                      </a:ext>
                    </a:extLst>
                  </pic:spPr>
                </pic:pic>
              </a:graphicData>
            </a:graphic>
          </wp:inline>
        </w:drawing>
      </w:r>
    </w:p>
    <w:p w14:paraId="20495812" w14:textId="015F1EAE" w:rsidR="008D357D" w:rsidRPr="002810BC" w:rsidRDefault="00051108" w:rsidP="000151E2">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8</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xml:space="preserve">: </w:t>
      </w:r>
      <w:r w:rsidR="006207DB" w:rsidRPr="002810BC">
        <w:rPr>
          <w:rFonts w:ascii="Arial" w:hAnsi="Arial" w:cs="Arial"/>
          <w:b/>
          <w:bCs/>
          <w:i w:val="0"/>
          <w:iCs w:val="0"/>
          <w:color w:val="FF0000"/>
          <w:sz w:val="24"/>
          <w:szCs w:val="24"/>
        </w:rPr>
        <w:t xml:space="preserve">Implementation of </w:t>
      </w:r>
      <w:r w:rsidR="00D403AD">
        <w:rPr>
          <w:rFonts w:ascii="Arial" w:hAnsi="Arial" w:cs="Arial"/>
          <w:b/>
          <w:bCs/>
          <w:i w:val="0"/>
          <w:iCs w:val="0"/>
          <w:color w:val="FF0000"/>
          <w:sz w:val="24"/>
          <w:szCs w:val="24"/>
        </w:rPr>
        <w:t>Task 2.</w:t>
      </w:r>
      <w:r w:rsidR="00CD3649">
        <w:rPr>
          <w:rFonts w:ascii="Arial" w:hAnsi="Arial" w:cs="Arial"/>
          <w:b/>
          <w:bCs/>
          <w:i w:val="0"/>
          <w:iCs w:val="0"/>
          <w:color w:val="FF0000"/>
          <w:sz w:val="24"/>
          <w:szCs w:val="24"/>
        </w:rPr>
        <w:t>2</w:t>
      </w:r>
      <w:r w:rsidR="00D403AD">
        <w:rPr>
          <w:rFonts w:ascii="Arial" w:hAnsi="Arial" w:cs="Arial"/>
          <w:b/>
          <w:bCs/>
          <w:i w:val="0"/>
          <w:iCs w:val="0"/>
          <w:color w:val="FF0000"/>
          <w:sz w:val="24"/>
          <w:szCs w:val="24"/>
        </w:rPr>
        <w:t xml:space="preserve"> (</w:t>
      </w:r>
      <w:r w:rsidR="00CD3649">
        <w:rPr>
          <w:rFonts w:ascii="Arial" w:hAnsi="Arial" w:cs="Arial"/>
          <w:b/>
          <w:bCs/>
          <w:i w:val="0"/>
          <w:iCs w:val="0"/>
          <w:color w:val="FF0000"/>
          <w:sz w:val="24"/>
          <w:szCs w:val="24"/>
        </w:rPr>
        <w:t>b</w:t>
      </w:r>
      <w:r w:rsidR="00D403AD">
        <w:rPr>
          <w:rFonts w:ascii="Arial" w:hAnsi="Arial" w:cs="Arial"/>
          <w:b/>
          <w:bCs/>
          <w:i w:val="0"/>
          <w:iCs w:val="0"/>
          <w:color w:val="FF0000"/>
          <w:sz w:val="24"/>
          <w:szCs w:val="24"/>
        </w:rPr>
        <w:t>)</w:t>
      </w:r>
      <w:r w:rsidRPr="002810BC">
        <w:rPr>
          <w:rFonts w:ascii="Arial" w:hAnsi="Arial" w:cs="Arial"/>
          <w:b/>
          <w:bCs/>
          <w:i w:val="0"/>
          <w:iCs w:val="0"/>
          <w:color w:val="FF0000"/>
          <w:sz w:val="24"/>
          <w:szCs w:val="24"/>
        </w:rPr>
        <w:t xml:space="preserve"> using 3 to 8 decoder</w:t>
      </w:r>
      <w:r w:rsidR="002666FF" w:rsidRPr="002810BC">
        <w:rPr>
          <w:rFonts w:ascii="Arial" w:hAnsi="Arial" w:cs="Arial"/>
          <w:b/>
          <w:bCs/>
          <w:i w:val="0"/>
          <w:iCs w:val="0"/>
          <w:color w:val="FF0000"/>
          <w:sz w:val="24"/>
          <w:szCs w:val="24"/>
        </w:rPr>
        <w:t xml:space="preserve"> PROM</w:t>
      </w:r>
      <w:r w:rsidR="006207DB" w:rsidRPr="002810BC">
        <w:rPr>
          <w:rFonts w:ascii="Arial" w:hAnsi="Arial" w:cs="Arial"/>
          <w:b/>
          <w:bCs/>
          <w:i w:val="0"/>
          <w:iCs w:val="0"/>
          <w:color w:val="FF0000"/>
          <w:sz w:val="24"/>
          <w:szCs w:val="24"/>
        </w:rPr>
        <w:t xml:space="preserve"> </w:t>
      </w:r>
      <w:r w:rsidR="00CD3649">
        <w:rPr>
          <w:rFonts w:ascii="Arial" w:hAnsi="Arial" w:cs="Arial"/>
          <w:b/>
          <w:bCs/>
          <w:i w:val="0"/>
          <w:iCs w:val="0"/>
          <w:color w:val="FF0000"/>
          <w:sz w:val="24"/>
          <w:szCs w:val="24"/>
        </w:rPr>
        <w:t>with</w:t>
      </w:r>
      <w:r w:rsidR="006207DB" w:rsidRPr="002810BC">
        <w:rPr>
          <w:rFonts w:ascii="Arial" w:hAnsi="Arial" w:cs="Arial"/>
          <w:b/>
          <w:bCs/>
          <w:i w:val="0"/>
          <w:iCs w:val="0"/>
          <w:color w:val="FF0000"/>
          <w:sz w:val="24"/>
          <w:szCs w:val="24"/>
        </w:rPr>
        <w:t xml:space="preserve"> Logisim</w:t>
      </w:r>
    </w:p>
    <w:p w14:paraId="49A293B7" w14:textId="4ED738A4" w:rsidR="00AD74F0" w:rsidRPr="002810BC" w:rsidRDefault="00AD74F0" w:rsidP="001175EE">
      <w:pPr>
        <w:jc w:val="both"/>
        <w:rPr>
          <w:rFonts w:ascii="Arial" w:hAnsi="Arial" w:cs="Arial"/>
          <w:b/>
          <w:bCs/>
          <w:sz w:val="24"/>
          <w:szCs w:val="24"/>
          <w:u w:val="single"/>
        </w:rPr>
      </w:pPr>
      <w:r w:rsidRPr="002810BC">
        <w:rPr>
          <w:rFonts w:ascii="Arial" w:hAnsi="Arial" w:cs="Arial"/>
          <w:b/>
          <w:bCs/>
          <w:sz w:val="24"/>
          <w:szCs w:val="24"/>
          <w:u w:val="single"/>
        </w:rPr>
        <w:t>Part 3: Design</w:t>
      </w:r>
      <w:r w:rsidR="003B3C0A" w:rsidRPr="002810BC">
        <w:rPr>
          <w:rFonts w:ascii="Arial" w:hAnsi="Arial" w:cs="Arial"/>
          <w:b/>
          <w:bCs/>
          <w:sz w:val="24"/>
          <w:szCs w:val="24"/>
          <w:u w:val="single"/>
        </w:rPr>
        <w:t xml:space="preserve"> of Programmable Array Logic (PAL)</w:t>
      </w:r>
    </w:p>
    <w:p w14:paraId="31A4C904" w14:textId="3160A05F" w:rsidR="003B3C0A" w:rsidRPr="002810BC" w:rsidRDefault="00D82EC5" w:rsidP="001175EE">
      <w:pPr>
        <w:jc w:val="both"/>
        <w:rPr>
          <w:rFonts w:ascii="Arial" w:hAnsi="Arial" w:cs="Arial"/>
          <w:sz w:val="24"/>
          <w:szCs w:val="24"/>
        </w:rPr>
      </w:pPr>
      <w:r w:rsidRPr="002810BC">
        <w:rPr>
          <w:rFonts w:ascii="Arial" w:hAnsi="Arial" w:cs="Arial"/>
          <w:sz w:val="24"/>
          <w:szCs w:val="24"/>
        </w:rPr>
        <w:t xml:space="preserve">In this section, we are going to look at how to design a Programmable Array Logic (PAL) and implement various Boolean logic </w:t>
      </w:r>
      <w:r w:rsidR="00551D28" w:rsidRPr="002810BC">
        <w:rPr>
          <w:rFonts w:ascii="Arial" w:hAnsi="Arial" w:cs="Arial"/>
          <w:sz w:val="24"/>
          <w:szCs w:val="24"/>
        </w:rPr>
        <w:t xml:space="preserve">functions </w:t>
      </w:r>
      <w:r w:rsidRPr="002810BC">
        <w:rPr>
          <w:rFonts w:ascii="Arial" w:hAnsi="Arial" w:cs="Arial"/>
          <w:sz w:val="24"/>
          <w:szCs w:val="24"/>
        </w:rPr>
        <w:t>using a PAL. The structure of a PAL is shown in Fig</w:t>
      </w:r>
      <w:r w:rsidR="00D42943">
        <w:rPr>
          <w:rFonts w:ascii="Arial" w:hAnsi="Arial" w:cs="Arial"/>
          <w:sz w:val="24"/>
          <w:szCs w:val="24"/>
        </w:rPr>
        <w:t>.</w:t>
      </w:r>
      <w:r w:rsidRPr="002810BC">
        <w:rPr>
          <w:rFonts w:ascii="Arial" w:hAnsi="Arial" w:cs="Arial"/>
          <w:sz w:val="24"/>
          <w:szCs w:val="24"/>
        </w:rPr>
        <w:t xml:space="preserve"> </w:t>
      </w:r>
      <w:r w:rsidR="00A01624" w:rsidRPr="002810BC">
        <w:rPr>
          <w:rFonts w:ascii="Arial" w:hAnsi="Arial" w:cs="Arial"/>
          <w:sz w:val="24"/>
          <w:szCs w:val="24"/>
        </w:rPr>
        <w:t>9</w:t>
      </w:r>
      <w:r w:rsidRPr="002810BC">
        <w:rPr>
          <w:rFonts w:ascii="Arial" w:hAnsi="Arial" w:cs="Arial"/>
          <w:sz w:val="24"/>
          <w:szCs w:val="24"/>
        </w:rPr>
        <w:t>.</w:t>
      </w:r>
    </w:p>
    <w:p w14:paraId="22C37693" w14:textId="77777777" w:rsidR="00D82EC5" w:rsidRPr="002810BC" w:rsidRDefault="00D82EC5" w:rsidP="00D82EC5">
      <w:pPr>
        <w:keepNext/>
        <w:jc w:val="center"/>
        <w:rPr>
          <w:rFonts w:ascii="Arial" w:hAnsi="Arial" w:cs="Arial"/>
          <w:sz w:val="24"/>
          <w:szCs w:val="24"/>
        </w:rPr>
      </w:pPr>
      <w:r w:rsidRPr="002810BC">
        <w:rPr>
          <w:rFonts w:ascii="Arial" w:hAnsi="Arial" w:cs="Arial"/>
          <w:noProof/>
          <w:sz w:val="24"/>
          <w:szCs w:val="24"/>
          <w:lang w:eastAsia="zh-CN"/>
        </w:rPr>
        <w:lastRenderedPageBreak/>
        <w:drawing>
          <wp:inline distT="0" distB="0" distL="0" distR="0" wp14:anchorId="7B9BF2A9" wp14:editId="2D6021E2">
            <wp:extent cx="2404672" cy="2514600"/>
            <wp:effectExtent l="95250" t="19050" r="358140"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8414" cy="2528970"/>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8A0523C" w14:textId="3A93B5D5" w:rsidR="00D82EC5" w:rsidRPr="002810BC" w:rsidRDefault="00D82EC5" w:rsidP="00D82EC5">
      <w:pPr>
        <w:pStyle w:val="a4"/>
        <w:jc w:val="center"/>
        <w:rPr>
          <w:rFonts w:ascii="Arial" w:hAnsi="Arial" w:cs="Arial"/>
          <w:i w:val="0"/>
          <w:iCs w:val="0"/>
          <w:sz w:val="24"/>
          <w:szCs w:val="24"/>
        </w:rPr>
      </w:pPr>
      <w:r w:rsidRPr="002810BC">
        <w:rPr>
          <w:rFonts w:ascii="Arial" w:hAnsi="Arial" w:cs="Arial"/>
          <w:i w:val="0"/>
          <w:iCs w:val="0"/>
          <w:sz w:val="24"/>
          <w:szCs w:val="24"/>
        </w:rPr>
        <w:t xml:space="preserve">Figure </w:t>
      </w:r>
      <w:r w:rsidRPr="002810BC">
        <w:rPr>
          <w:rFonts w:ascii="Arial" w:hAnsi="Arial" w:cs="Arial"/>
          <w:i w:val="0"/>
          <w:iCs w:val="0"/>
          <w:sz w:val="24"/>
          <w:szCs w:val="24"/>
        </w:rPr>
        <w:fldChar w:fldCharType="begin"/>
      </w:r>
      <w:r w:rsidRPr="002810BC">
        <w:rPr>
          <w:rFonts w:ascii="Arial" w:hAnsi="Arial" w:cs="Arial"/>
          <w:i w:val="0"/>
          <w:iCs w:val="0"/>
          <w:sz w:val="24"/>
          <w:szCs w:val="24"/>
        </w:rPr>
        <w:instrText xml:space="preserve"> SEQ Figure \* ARABIC </w:instrText>
      </w:r>
      <w:r w:rsidRPr="002810BC">
        <w:rPr>
          <w:rFonts w:ascii="Arial" w:hAnsi="Arial" w:cs="Arial"/>
          <w:i w:val="0"/>
          <w:iCs w:val="0"/>
          <w:sz w:val="24"/>
          <w:szCs w:val="24"/>
        </w:rPr>
        <w:fldChar w:fldCharType="separate"/>
      </w:r>
      <w:r w:rsidR="0025382F">
        <w:rPr>
          <w:rFonts w:ascii="Arial" w:hAnsi="Arial" w:cs="Arial"/>
          <w:i w:val="0"/>
          <w:iCs w:val="0"/>
          <w:noProof/>
          <w:sz w:val="24"/>
          <w:szCs w:val="24"/>
        </w:rPr>
        <w:t>9</w:t>
      </w:r>
      <w:r w:rsidRPr="002810BC">
        <w:rPr>
          <w:rFonts w:ascii="Arial" w:hAnsi="Arial" w:cs="Arial"/>
          <w:i w:val="0"/>
          <w:iCs w:val="0"/>
          <w:sz w:val="24"/>
          <w:szCs w:val="24"/>
        </w:rPr>
        <w:fldChar w:fldCharType="end"/>
      </w:r>
      <w:r w:rsidRPr="002810BC">
        <w:rPr>
          <w:rFonts w:ascii="Arial" w:hAnsi="Arial" w:cs="Arial"/>
          <w:i w:val="0"/>
          <w:iCs w:val="0"/>
          <w:sz w:val="24"/>
          <w:szCs w:val="24"/>
        </w:rPr>
        <w:t>: Programmable Array Logic (PAL) Structure</w:t>
      </w:r>
    </w:p>
    <w:p w14:paraId="1E8F4EB7" w14:textId="4CFFE045" w:rsidR="007C49BC" w:rsidRDefault="00D82EC5" w:rsidP="00D82EC5">
      <w:pPr>
        <w:rPr>
          <w:rFonts w:ascii="Arial" w:hAnsi="Arial" w:cs="Arial"/>
          <w:sz w:val="24"/>
          <w:szCs w:val="24"/>
        </w:rPr>
      </w:pPr>
      <w:r w:rsidRPr="002810BC">
        <w:rPr>
          <w:rFonts w:ascii="Arial" w:hAnsi="Arial" w:cs="Arial"/>
          <w:sz w:val="24"/>
          <w:szCs w:val="24"/>
        </w:rPr>
        <w:t>The difference between a PROM and a PAL is that a PROM consists of a programmable OR array and fixed AND array while a PAL consists of a programmable AND array and a fixed OR array.</w:t>
      </w:r>
      <w:r w:rsidR="007C49BC" w:rsidRPr="002810BC">
        <w:rPr>
          <w:rFonts w:ascii="Arial" w:hAnsi="Arial" w:cs="Arial"/>
          <w:sz w:val="24"/>
          <w:szCs w:val="24"/>
        </w:rPr>
        <w:t xml:space="preserve"> </w:t>
      </w:r>
      <w:r w:rsidR="00871F3A">
        <w:rPr>
          <w:rFonts w:ascii="Arial" w:hAnsi="Arial" w:cs="Arial"/>
          <w:sz w:val="24"/>
          <w:szCs w:val="24"/>
        </w:rPr>
        <w:t>An example of a four AND gate and two OR gate implementation is shown in Figure 10.</w:t>
      </w:r>
    </w:p>
    <w:p w14:paraId="0F4B904F" w14:textId="02BB2FDA" w:rsidR="00871F3A" w:rsidRPr="002810BC" w:rsidRDefault="00871F3A" w:rsidP="00D82EC5">
      <w:pPr>
        <w:rPr>
          <w:rFonts w:ascii="Arial" w:hAnsi="Arial" w:cs="Arial"/>
          <w:sz w:val="24"/>
          <w:szCs w:val="24"/>
        </w:rPr>
      </w:pPr>
      <w:r>
        <w:rPr>
          <w:noProof/>
          <w:lang w:eastAsia="zh-CN"/>
        </w:rPr>
        <mc:AlternateContent>
          <mc:Choice Requires="wps">
            <w:drawing>
              <wp:anchor distT="0" distB="0" distL="114300" distR="114300" simplePos="0" relativeHeight="251661312" behindDoc="0" locked="0" layoutInCell="1" allowOverlap="1" wp14:anchorId="62277EA2" wp14:editId="05E6D765">
                <wp:simplePos x="0" y="0"/>
                <wp:positionH relativeFrom="column">
                  <wp:posOffset>304800</wp:posOffset>
                </wp:positionH>
                <wp:positionV relativeFrom="paragraph">
                  <wp:posOffset>3117850</wp:posOffset>
                </wp:positionV>
                <wp:extent cx="528637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3317D32F" w14:textId="6FE0B2EE" w:rsidR="00871F3A" w:rsidRPr="00871F3A" w:rsidRDefault="00871F3A" w:rsidP="00871F3A">
                            <w:pPr>
                              <w:pStyle w:val="a4"/>
                              <w:jc w:val="center"/>
                              <w:rPr>
                                <w:rFonts w:ascii="Arial" w:hAnsi="Arial" w:cs="Arial"/>
                                <w:i w:val="0"/>
                                <w:iCs w:val="0"/>
                                <w:noProof/>
                                <w:sz w:val="24"/>
                                <w:szCs w:val="24"/>
                              </w:rPr>
                            </w:pPr>
                            <w:r w:rsidRPr="00871F3A">
                              <w:rPr>
                                <w:rFonts w:ascii="Arial" w:hAnsi="Arial" w:cs="Arial"/>
                                <w:i w:val="0"/>
                                <w:iCs w:val="0"/>
                                <w:sz w:val="24"/>
                                <w:szCs w:val="24"/>
                              </w:rPr>
                              <w:t xml:space="preserve">Figure </w:t>
                            </w:r>
                            <w:r w:rsidRPr="00871F3A">
                              <w:rPr>
                                <w:rFonts w:ascii="Arial" w:hAnsi="Arial" w:cs="Arial"/>
                                <w:i w:val="0"/>
                                <w:iCs w:val="0"/>
                                <w:sz w:val="24"/>
                                <w:szCs w:val="24"/>
                              </w:rPr>
                              <w:fldChar w:fldCharType="begin"/>
                            </w:r>
                            <w:r w:rsidRPr="00871F3A">
                              <w:rPr>
                                <w:rFonts w:ascii="Arial" w:hAnsi="Arial" w:cs="Arial"/>
                                <w:i w:val="0"/>
                                <w:iCs w:val="0"/>
                                <w:sz w:val="24"/>
                                <w:szCs w:val="24"/>
                              </w:rPr>
                              <w:instrText xml:space="preserve"> SEQ Figure \* ARABIC </w:instrText>
                            </w:r>
                            <w:r w:rsidRPr="00871F3A">
                              <w:rPr>
                                <w:rFonts w:ascii="Arial" w:hAnsi="Arial" w:cs="Arial"/>
                                <w:i w:val="0"/>
                                <w:iCs w:val="0"/>
                                <w:sz w:val="24"/>
                                <w:szCs w:val="24"/>
                              </w:rPr>
                              <w:fldChar w:fldCharType="separate"/>
                            </w:r>
                            <w:r w:rsidR="0025382F">
                              <w:rPr>
                                <w:rFonts w:ascii="Arial" w:hAnsi="Arial" w:cs="Arial"/>
                                <w:i w:val="0"/>
                                <w:iCs w:val="0"/>
                                <w:noProof/>
                                <w:sz w:val="24"/>
                                <w:szCs w:val="24"/>
                              </w:rPr>
                              <w:t>10</w:t>
                            </w:r>
                            <w:r w:rsidRPr="00871F3A">
                              <w:rPr>
                                <w:rFonts w:ascii="Arial" w:hAnsi="Arial" w:cs="Arial"/>
                                <w:i w:val="0"/>
                                <w:iCs w:val="0"/>
                                <w:sz w:val="24"/>
                                <w:szCs w:val="24"/>
                              </w:rPr>
                              <w:fldChar w:fldCharType="end"/>
                            </w:r>
                            <w:r w:rsidRPr="00871F3A">
                              <w:rPr>
                                <w:rFonts w:ascii="Arial" w:hAnsi="Arial" w:cs="Arial"/>
                                <w:i w:val="0"/>
                                <w:iCs w:val="0"/>
                                <w:sz w:val="24"/>
                                <w:szCs w:val="24"/>
                              </w:rPr>
                              <w:t xml:space="preserve"> : Example of PAL design in Logisim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77EA2" id="_x0000_t202" coordsize="21600,21600" o:spt="202" path="m,l,21600r21600,l21600,xe">
                <v:stroke joinstyle="miter"/>
                <v:path gradientshapeok="t" o:connecttype="rect"/>
              </v:shapetype>
              <v:shape id="Text Box 5" o:spid="_x0000_s1026" type="#_x0000_t202" style="position:absolute;margin-left:24pt;margin-top:245.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" stroked="f">
                <v:textbox style="mso-fit-shape-to-text:t" inset="0,0,0,0">
                  <w:txbxContent>
                    <w:p w14:paraId="3317D32F" w14:textId="6FE0B2EE" w:rsidR="00871F3A" w:rsidRPr="00871F3A" w:rsidRDefault="00871F3A" w:rsidP="00871F3A">
                      <w:pPr>
                        <w:pStyle w:val="a4"/>
                        <w:jc w:val="center"/>
                        <w:rPr>
                          <w:rFonts w:ascii="Arial" w:hAnsi="Arial" w:cs="Arial"/>
                          <w:i w:val="0"/>
                          <w:iCs w:val="0"/>
                          <w:noProof/>
                          <w:sz w:val="24"/>
                          <w:szCs w:val="24"/>
                        </w:rPr>
                      </w:pPr>
                      <w:r w:rsidRPr="00871F3A">
                        <w:rPr>
                          <w:rFonts w:ascii="Arial" w:hAnsi="Arial" w:cs="Arial"/>
                          <w:i w:val="0"/>
                          <w:iCs w:val="0"/>
                          <w:sz w:val="24"/>
                          <w:szCs w:val="24"/>
                        </w:rPr>
                        <w:t xml:space="preserve">Figure </w:t>
                      </w:r>
                      <w:r w:rsidRPr="00871F3A">
                        <w:rPr>
                          <w:rFonts w:ascii="Arial" w:hAnsi="Arial" w:cs="Arial"/>
                          <w:i w:val="0"/>
                          <w:iCs w:val="0"/>
                          <w:sz w:val="24"/>
                          <w:szCs w:val="24"/>
                        </w:rPr>
                        <w:fldChar w:fldCharType="begin"/>
                      </w:r>
                      <w:r w:rsidRPr="00871F3A">
                        <w:rPr>
                          <w:rFonts w:ascii="Arial" w:hAnsi="Arial" w:cs="Arial"/>
                          <w:i w:val="0"/>
                          <w:iCs w:val="0"/>
                          <w:sz w:val="24"/>
                          <w:szCs w:val="24"/>
                        </w:rPr>
                        <w:instrText xml:space="preserve"> SEQ Figure \* ARABIC </w:instrText>
                      </w:r>
                      <w:r w:rsidRPr="00871F3A">
                        <w:rPr>
                          <w:rFonts w:ascii="Arial" w:hAnsi="Arial" w:cs="Arial"/>
                          <w:i w:val="0"/>
                          <w:iCs w:val="0"/>
                          <w:sz w:val="24"/>
                          <w:szCs w:val="24"/>
                        </w:rPr>
                        <w:fldChar w:fldCharType="separate"/>
                      </w:r>
                      <w:r w:rsidR="0025382F">
                        <w:rPr>
                          <w:rFonts w:ascii="Arial" w:hAnsi="Arial" w:cs="Arial"/>
                          <w:i w:val="0"/>
                          <w:iCs w:val="0"/>
                          <w:noProof/>
                          <w:sz w:val="24"/>
                          <w:szCs w:val="24"/>
                        </w:rPr>
                        <w:t>10</w:t>
                      </w:r>
                      <w:r w:rsidRPr="00871F3A">
                        <w:rPr>
                          <w:rFonts w:ascii="Arial" w:hAnsi="Arial" w:cs="Arial"/>
                          <w:i w:val="0"/>
                          <w:iCs w:val="0"/>
                          <w:sz w:val="24"/>
                          <w:szCs w:val="24"/>
                        </w:rPr>
                        <w:fldChar w:fldCharType="end"/>
                      </w:r>
                      <w:r w:rsidRPr="00871F3A">
                        <w:rPr>
                          <w:rFonts w:ascii="Arial" w:hAnsi="Arial" w:cs="Arial"/>
                          <w:i w:val="0"/>
                          <w:iCs w:val="0"/>
                          <w:sz w:val="24"/>
                          <w:szCs w:val="24"/>
                        </w:rPr>
                        <w:t xml:space="preserve"> : Example of PAL design in Logisim</w:t>
                      </w:r>
                    </w:p>
                  </w:txbxContent>
                </v:textbox>
              </v:shape>
            </w:pict>
          </mc:Fallback>
        </mc:AlternateContent>
      </w:r>
      <w:r w:rsidRPr="00937765">
        <w:rPr>
          <w:noProof/>
          <w:lang w:eastAsia="zh-CN"/>
        </w:rPr>
        <w:drawing>
          <wp:anchor distT="0" distB="0" distL="114300" distR="114300" simplePos="0" relativeHeight="251659264" behindDoc="0" locked="0" layoutInCell="1" allowOverlap="1" wp14:anchorId="55094BE7" wp14:editId="62668521">
            <wp:simplePos x="0" y="0"/>
            <wp:positionH relativeFrom="column">
              <wp:posOffset>304800</wp:posOffset>
            </wp:positionH>
            <wp:positionV relativeFrom="paragraph">
              <wp:posOffset>3175</wp:posOffset>
            </wp:positionV>
            <wp:extent cx="5286375" cy="3057525"/>
            <wp:effectExtent l="95250" t="19050" r="371475" b="3714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86375" cy="3057525"/>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5D2747C2" w14:textId="46F8D01E" w:rsidR="00896D97" w:rsidRPr="002810BC" w:rsidRDefault="00896D97" w:rsidP="00D82EC5">
      <w:pPr>
        <w:rPr>
          <w:rFonts w:ascii="Arial" w:hAnsi="Arial" w:cs="Arial"/>
          <w:sz w:val="24"/>
          <w:szCs w:val="24"/>
        </w:rPr>
      </w:pPr>
    </w:p>
    <w:p w14:paraId="5254E54A" w14:textId="1DED3249" w:rsidR="00896D97" w:rsidRPr="002810BC" w:rsidRDefault="00896D97" w:rsidP="00D82EC5">
      <w:pPr>
        <w:rPr>
          <w:rFonts w:ascii="Arial" w:hAnsi="Arial" w:cs="Arial"/>
          <w:sz w:val="24"/>
          <w:szCs w:val="24"/>
        </w:rPr>
      </w:pPr>
    </w:p>
    <w:p w14:paraId="2FAECB4D" w14:textId="5FBA05F6" w:rsidR="00896D97" w:rsidRPr="002810BC" w:rsidRDefault="00896D97" w:rsidP="00D82EC5">
      <w:pPr>
        <w:rPr>
          <w:rFonts w:ascii="Arial" w:hAnsi="Arial" w:cs="Arial"/>
          <w:sz w:val="24"/>
          <w:szCs w:val="24"/>
        </w:rPr>
      </w:pPr>
    </w:p>
    <w:p w14:paraId="7E83A905" w14:textId="1BF83249" w:rsidR="00896D97" w:rsidRPr="002810BC" w:rsidRDefault="00896D97" w:rsidP="00D82EC5">
      <w:pPr>
        <w:rPr>
          <w:rFonts w:ascii="Arial" w:hAnsi="Arial" w:cs="Arial"/>
          <w:sz w:val="24"/>
          <w:szCs w:val="24"/>
        </w:rPr>
      </w:pPr>
    </w:p>
    <w:p w14:paraId="1BADCB9A" w14:textId="75688572" w:rsidR="00896D97" w:rsidRPr="002810BC" w:rsidRDefault="00896D97" w:rsidP="00D82EC5">
      <w:pPr>
        <w:rPr>
          <w:rFonts w:ascii="Arial" w:hAnsi="Arial" w:cs="Arial"/>
          <w:sz w:val="24"/>
          <w:szCs w:val="24"/>
        </w:rPr>
      </w:pPr>
    </w:p>
    <w:p w14:paraId="45D45096" w14:textId="525E5087" w:rsidR="00896D97" w:rsidRPr="002810BC" w:rsidRDefault="00896D97" w:rsidP="00D82EC5">
      <w:pPr>
        <w:rPr>
          <w:rFonts w:ascii="Arial" w:hAnsi="Arial" w:cs="Arial"/>
          <w:sz w:val="24"/>
          <w:szCs w:val="24"/>
        </w:rPr>
      </w:pPr>
    </w:p>
    <w:p w14:paraId="07442B8E" w14:textId="5D479843" w:rsidR="00896D97" w:rsidRPr="002810BC" w:rsidRDefault="00896D97" w:rsidP="00D82EC5">
      <w:pPr>
        <w:rPr>
          <w:rFonts w:ascii="Arial" w:hAnsi="Arial" w:cs="Arial"/>
          <w:sz w:val="24"/>
          <w:szCs w:val="24"/>
        </w:rPr>
      </w:pPr>
    </w:p>
    <w:p w14:paraId="1EA92C97" w14:textId="5B20660F" w:rsidR="00896D97" w:rsidRPr="002810BC" w:rsidRDefault="00896D97" w:rsidP="00D82EC5">
      <w:pPr>
        <w:rPr>
          <w:rFonts w:ascii="Arial" w:hAnsi="Arial" w:cs="Arial"/>
          <w:sz w:val="24"/>
          <w:szCs w:val="24"/>
        </w:rPr>
      </w:pPr>
    </w:p>
    <w:p w14:paraId="04F8390D" w14:textId="1787FBAB" w:rsidR="00896D97" w:rsidRPr="002810BC" w:rsidRDefault="00896D97" w:rsidP="00D82EC5">
      <w:pPr>
        <w:rPr>
          <w:rFonts w:ascii="Arial" w:hAnsi="Arial" w:cs="Arial"/>
          <w:sz w:val="24"/>
          <w:szCs w:val="24"/>
        </w:rPr>
      </w:pPr>
    </w:p>
    <w:p w14:paraId="7B3D89AF" w14:textId="5C00B0E5" w:rsidR="002810BC" w:rsidRPr="002810BC" w:rsidRDefault="002810BC" w:rsidP="00D82EC5">
      <w:pPr>
        <w:rPr>
          <w:rFonts w:ascii="Arial" w:hAnsi="Arial" w:cs="Arial"/>
          <w:sz w:val="24"/>
          <w:szCs w:val="24"/>
        </w:rPr>
      </w:pPr>
    </w:p>
    <w:p w14:paraId="536F0D15" w14:textId="77777777" w:rsidR="00C63614" w:rsidRDefault="00C63614" w:rsidP="00896D97">
      <w:pPr>
        <w:jc w:val="both"/>
        <w:rPr>
          <w:rFonts w:ascii="Arial" w:hAnsi="Arial" w:cs="Arial"/>
          <w:b/>
          <w:bCs/>
          <w:i/>
          <w:iCs/>
          <w:color w:val="7030A0"/>
          <w:sz w:val="24"/>
          <w:szCs w:val="24"/>
          <w:highlight w:val="yellow"/>
          <w:u w:val="single"/>
        </w:rPr>
      </w:pPr>
    </w:p>
    <w:p w14:paraId="11B00D4E" w14:textId="706E52E5" w:rsidR="00896D97" w:rsidRPr="00922333" w:rsidRDefault="00896D97" w:rsidP="00896D97">
      <w:pPr>
        <w:jc w:val="both"/>
        <w:rPr>
          <w:rFonts w:ascii="Arial" w:hAnsi="Arial" w:cs="Arial"/>
          <w:b/>
          <w:bCs/>
          <w:i/>
          <w:iCs/>
          <w:color w:val="7030A0"/>
          <w:sz w:val="24"/>
          <w:szCs w:val="24"/>
          <w:u w:val="single"/>
        </w:rPr>
      </w:pPr>
      <w:r w:rsidRPr="00922333">
        <w:rPr>
          <w:rFonts w:ascii="Arial" w:hAnsi="Arial" w:cs="Arial"/>
          <w:b/>
          <w:bCs/>
          <w:i/>
          <w:iCs/>
          <w:color w:val="7030A0"/>
          <w:sz w:val="24"/>
          <w:szCs w:val="24"/>
          <w:highlight w:val="yellow"/>
          <w:u w:val="single"/>
        </w:rPr>
        <w:t xml:space="preserve">Task </w:t>
      </w:r>
      <w:r w:rsidR="006207DB" w:rsidRPr="00922333">
        <w:rPr>
          <w:rFonts w:ascii="Arial" w:hAnsi="Arial" w:cs="Arial"/>
          <w:b/>
          <w:bCs/>
          <w:i/>
          <w:iCs/>
          <w:color w:val="7030A0"/>
          <w:sz w:val="24"/>
          <w:szCs w:val="24"/>
          <w:highlight w:val="yellow"/>
          <w:u w:val="single"/>
        </w:rPr>
        <w:t>3.</w:t>
      </w:r>
      <w:r w:rsidRPr="00922333">
        <w:rPr>
          <w:rFonts w:ascii="Arial" w:hAnsi="Arial" w:cs="Arial"/>
          <w:b/>
          <w:bCs/>
          <w:i/>
          <w:iCs/>
          <w:color w:val="7030A0"/>
          <w:sz w:val="24"/>
          <w:szCs w:val="24"/>
          <w:highlight w:val="yellow"/>
          <w:u w:val="single"/>
        </w:rPr>
        <w:t>1: Designing a PAL circuit in Logisim</w:t>
      </w:r>
    </w:p>
    <w:p w14:paraId="40E426BC" w14:textId="1F1333A9" w:rsidR="007C49BC" w:rsidRPr="002810BC" w:rsidRDefault="007C49BC" w:rsidP="006207DB">
      <w:pPr>
        <w:jc w:val="both"/>
        <w:rPr>
          <w:rFonts w:ascii="Arial" w:hAnsi="Arial" w:cs="Arial"/>
          <w:b/>
          <w:bCs/>
          <w:color w:val="FF0000"/>
          <w:sz w:val="24"/>
          <w:szCs w:val="24"/>
        </w:rPr>
      </w:pPr>
      <w:r w:rsidRPr="002810BC">
        <w:rPr>
          <w:rFonts w:ascii="Arial" w:hAnsi="Arial" w:cs="Arial"/>
          <w:b/>
          <w:bCs/>
          <w:color w:val="FF0000"/>
          <w:sz w:val="24"/>
          <w:szCs w:val="24"/>
        </w:rPr>
        <w:lastRenderedPageBreak/>
        <w:t xml:space="preserve">Design a PAL with </w:t>
      </w:r>
      <w:r w:rsidR="004A0853" w:rsidRPr="002810BC">
        <w:rPr>
          <w:rFonts w:ascii="Arial" w:hAnsi="Arial" w:cs="Arial"/>
          <w:b/>
          <w:bCs/>
          <w:color w:val="FF0000"/>
          <w:sz w:val="24"/>
          <w:szCs w:val="24"/>
        </w:rPr>
        <w:t>four</w:t>
      </w:r>
      <w:r w:rsidRPr="002810BC">
        <w:rPr>
          <w:rFonts w:ascii="Arial" w:hAnsi="Arial" w:cs="Arial"/>
          <w:b/>
          <w:bCs/>
          <w:color w:val="FF0000"/>
          <w:sz w:val="24"/>
          <w:szCs w:val="24"/>
        </w:rPr>
        <w:t xml:space="preserve"> inputs (A, B</w:t>
      </w:r>
      <w:r w:rsidR="004A0853" w:rsidRPr="002810BC">
        <w:rPr>
          <w:rFonts w:ascii="Arial" w:hAnsi="Arial" w:cs="Arial"/>
          <w:b/>
          <w:bCs/>
          <w:color w:val="FF0000"/>
          <w:sz w:val="24"/>
          <w:szCs w:val="24"/>
        </w:rPr>
        <w:t>,</w:t>
      </w:r>
      <w:r w:rsidRPr="002810BC">
        <w:rPr>
          <w:rFonts w:ascii="Arial" w:hAnsi="Arial" w:cs="Arial"/>
          <w:b/>
          <w:bCs/>
          <w:color w:val="FF0000"/>
          <w:sz w:val="24"/>
          <w:szCs w:val="24"/>
        </w:rPr>
        <w:t xml:space="preserve"> C</w:t>
      </w:r>
      <w:r w:rsidR="004A0853" w:rsidRPr="002810BC">
        <w:rPr>
          <w:rFonts w:ascii="Arial" w:hAnsi="Arial" w:cs="Arial"/>
          <w:b/>
          <w:bCs/>
          <w:color w:val="FF0000"/>
          <w:sz w:val="24"/>
          <w:szCs w:val="24"/>
        </w:rPr>
        <w:t xml:space="preserve"> and D</w:t>
      </w:r>
      <w:r w:rsidRPr="002810BC">
        <w:rPr>
          <w:rFonts w:ascii="Arial" w:hAnsi="Arial" w:cs="Arial"/>
          <w:b/>
          <w:bCs/>
          <w:color w:val="FF0000"/>
          <w:sz w:val="24"/>
          <w:szCs w:val="24"/>
        </w:rPr>
        <w:t xml:space="preserve">) and space for </w:t>
      </w:r>
      <w:r w:rsidR="004A0853" w:rsidRPr="002810BC">
        <w:rPr>
          <w:rFonts w:ascii="Arial" w:hAnsi="Arial" w:cs="Arial"/>
          <w:b/>
          <w:bCs/>
          <w:color w:val="FF0000"/>
          <w:sz w:val="24"/>
          <w:szCs w:val="24"/>
        </w:rPr>
        <w:t>four</w:t>
      </w:r>
      <w:r w:rsidRPr="002810BC">
        <w:rPr>
          <w:rFonts w:ascii="Arial" w:hAnsi="Arial" w:cs="Arial"/>
          <w:b/>
          <w:bCs/>
          <w:color w:val="FF0000"/>
          <w:sz w:val="24"/>
          <w:szCs w:val="24"/>
        </w:rPr>
        <w:t xml:space="preserve"> outputs (F1</w:t>
      </w:r>
      <w:r w:rsidR="004A0853" w:rsidRPr="002810BC">
        <w:rPr>
          <w:rFonts w:ascii="Arial" w:hAnsi="Arial" w:cs="Arial"/>
          <w:b/>
          <w:bCs/>
          <w:color w:val="FF0000"/>
          <w:sz w:val="24"/>
          <w:szCs w:val="24"/>
        </w:rPr>
        <w:t>,</w:t>
      </w:r>
      <w:r w:rsidRPr="002810BC">
        <w:rPr>
          <w:rFonts w:ascii="Arial" w:hAnsi="Arial" w:cs="Arial"/>
          <w:b/>
          <w:bCs/>
          <w:color w:val="FF0000"/>
          <w:sz w:val="24"/>
          <w:szCs w:val="24"/>
        </w:rPr>
        <w:t xml:space="preserve"> F2</w:t>
      </w:r>
      <w:r w:rsidR="004A0853" w:rsidRPr="002810BC">
        <w:rPr>
          <w:rFonts w:ascii="Arial" w:hAnsi="Arial" w:cs="Arial"/>
          <w:b/>
          <w:bCs/>
          <w:color w:val="FF0000"/>
          <w:sz w:val="24"/>
          <w:szCs w:val="24"/>
        </w:rPr>
        <w:t>, F3 and F4</w:t>
      </w:r>
      <w:r w:rsidRPr="002810BC">
        <w:rPr>
          <w:rFonts w:ascii="Arial" w:hAnsi="Arial" w:cs="Arial"/>
          <w:b/>
          <w:bCs/>
          <w:color w:val="FF0000"/>
          <w:sz w:val="24"/>
          <w:szCs w:val="24"/>
        </w:rPr>
        <w:t>).</w:t>
      </w:r>
      <w:r w:rsidR="00FE64C1" w:rsidRPr="002810BC">
        <w:rPr>
          <w:rFonts w:ascii="Arial" w:hAnsi="Arial" w:cs="Arial"/>
          <w:b/>
          <w:bCs/>
          <w:color w:val="FF0000"/>
          <w:sz w:val="24"/>
          <w:szCs w:val="24"/>
        </w:rPr>
        <w:t xml:space="preserve"> </w:t>
      </w:r>
      <w:r w:rsidR="006207DB" w:rsidRPr="002810BC">
        <w:rPr>
          <w:rFonts w:ascii="Arial" w:hAnsi="Arial" w:cs="Arial"/>
          <w:b/>
          <w:bCs/>
          <w:color w:val="FF0000"/>
          <w:sz w:val="24"/>
          <w:szCs w:val="24"/>
        </w:rPr>
        <w:t xml:space="preserve">  </w:t>
      </w:r>
      <w:r w:rsidR="00FE64C1" w:rsidRPr="002810BC">
        <w:rPr>
          <w:rFonts w:ascii="Arial" w:hAnsi="Arial" w:cs="Arial"/>
          <w:b/>
          <w:bCs/>
          <w:color w:val="FF0000"/>
          <w:sz w:val="24"/>
          <w:szCs w:val="24"/>
        </w:rPr>
        <w:t xml:space="preserve">Use </w:t>
      </w:r>
      <w:r w:rsidR="004A0853" w:rsidRPr="002810BC">
        <w:rPr>
          <w:rFonts w:ascii="Arial" w:hAnsi="Arial" w:cs="Arial"/>
          <w:b/>
          <w:bCs/>
          <w:color w:val="FF0000"/>
          <w:sz w:val="24"/>
          <w:szCs w:val="24"/>
        </w:rPr>
        <w:t>12</w:t>
      </w:r>
      <w:r w:rsidR="00FE64C1" w:rsidRPr="002810BC">
        <w:rPr>
          <w:rFonts w:ascii="Arial" w:hAnsi="Arial" w:cs="Arial"/>
          <w:b/>
          <w:bCs/>
          <w:color w:val="FF0000"/>
          <w:sz w:val="24"/>
          <w:szCs w:val="24"/>
        </w:rPr>
        <w:t xml:space="preserve"> </w:t>
      </w:r>
      <w:r w:rsidR="006207DB" w:rsidRPr="002810BC">
        <w:rPr>
          <w:rFonts w:ascii="Arial" w:hAnsi="Arial" w:cs="Arial"/>
          <w:b/>
          <w:bCs/>
          <w:color w:val="FF0000"/>
          <w:sz w:val="24"/>
          <w:szCs w:val="24"/>
        </w:rPr>
        <w:t xml:space="preserve">  Four - </w:t>
      </w:r>
      <w:r w:rsidR="00FE64C1" w:rsidRPr="002810BC">
        <w:rPr>
          <w:rFonts w:ascii="Arial" w:hAnsi="Arial" w:cs="Arial"/>
          <w:b/>
          <w:bCs/>
          <w:color w:val="FF0000"/>
          <w:sz w:val="24"/>
          <w:szCs w:val="24"/>
        </w:rPr>
        <w:t xml:space="preserve">input AND gates for the programmable AND array. Use </w:t>
      </w:r>
      <w:r w:rsidR="004A0853" w:rsidRPr="002810BC">
        <w:rPr>
          <w:rFonts w:ascii="Arial" w:hAnsi="Arial" w:cs="Arial"/>
          <w:b/>
          <w:bCs/>
          <w:color w:val="FF0000"/>
          <w:sz w:val="24"/>
          <w:szCs w:val="24"/>
        </w:rPr>
        <w:t>four</w:t>
      </w:r>
      <w:r w:rsidR="00FE64C1" w:rsidRPr="002810BC">
        <w:rPr>
          <w:rFonts w:ascii="Arial" w:hAnsi="Arial" w:cs="Arial"/>
          <w:b/>
          <w:bCs/>
          <w:color w:val="FF0000"/>
          <w:sz w:val="24"/>
          <w:szCs w:val="24"/>
        </w:rPr>
        <w:t xml:space="preserve"> </w:t>
      </w:r>
      <w:r w:rsidR="004A0853" w:rsidRPr="002810BC">
        <w:rPr>
          <w:rFonts w:ascii="Arial" w:hAnsi="Arial" w:cs="Arial"/>
          <w:b/>
          <w:bCs/>
          <w:color w:val="FF0000"/>
          <w:sz w:val="24"/>
          <w:szCs w:val="24"/>
        </w:rPr>
        <w:t>3</w:t>
      </w:r>
      <w:r w:rsidR="00FE64C1" w:rsidRPr="002810BC">
        <w:rPr>
          <w:rFonts w:ascii="Arial" w:hAnsi="Arial" w:cs="Arial"/>
          <w:b/>
          <w:bCs/>
          <w:color w:val="FF0000"/>
          <w:sz w:val="24"/>
          <w:szCs w:val="24"/>
        </w:rPr>
        <w:t xml:space="preserve">-input OR gates connected to </w:t>
      </w:r>
      <w:r w:rsidR="004A0853" w:rsidRPr="002810BC">
        <w:rPr>
          <w:rFonts w:ascii="Arial" w:hAnsi="Arial" w:cs="Arial"/>
          <w:b/>
          <w:bCs/>
          <w:color w:val="FF0000"/>
          <w:sz w:val="24"/>
          <w:szCs w:val="24"/>
        </w:rPr>
        <w:t>three</w:t>
      </w:r>
      <w:r w:rsidR="00FE64C1" w:rsidRPr="002810BC">
        <w:rPr>
          <w:rFonts w:ascii="Arial" w:hAnsi="Arial" w:cs="Arial"/>
          <w:b/>
          <w:bCs/>
          <w:color w:val="FF0000"/>
          <w:sz w:val="24"/>
          <w:szCs w:val="24"/>
        </w:rPr>
        <w:t xml:space="preserve"> AND gate outputs each, respectively. Label appropriately. You do not have to connect any of the inputs to the AND gates.</w:t>
      </w:r>
    </w:p>
    <w:p w14:paraId="295E0EDB" w14:textId="7DF99993" w:rsidR="00FE64C1" w:rsidRPr="002810BC" w:rsidRDefault="00FE64C1" w:rsidP="00896D97">
      <w:pPr>
        <w:jc w:val="right"/>
        <w:rPr>
          <w:rFonts w:ascii="Arial" w:hAnsi="Arial" w:cs="Arial"/>
          <w:color w:val="FF0000"/>
          <w:sz w:val="24"/>
          <w:szCs w:val="24"/>
        </w:rPr>
      </w:pPr>
      <w:r w:rsidRPr="002810BC">
        <w:rPr>
          <w:rFonts w:ascii="Arial" w:hAnsi="Arial" w:cs="Arial"/>
          <w:color w:val="FF0000"/>
          <w:sz w:val="24"/>
          <w:szCs w:val="24"/>
        </w:rPr>
        <w:t>[</w:t>
      </w:r>
      <w:r w:rsidR="000225E8">
        <w:rPr>
          <w:rFonts w:ascii="Arial" w:hAnsi="Arial" w:cs="Arial"/>
          <w:color w:val="FF0000"/>
          <w:sz w:val="24"/>
          <w:szCs w:val="24"/>
        </w:rPr>
        <w:t>6</w:t>
      </w:r>
      <w:r w:rsidRPr="002810BC">
        <w:rPr>
          <w:rFonts w:ascii="Arial" w:hAnsi="Arial" w:cs="Arial"/>
          <w:color w:val="FF0000"/>
          <w:sz w:val="24"/>
          <w:szCs w:val="24"/>
        </w:rPr>
        <w:t xml:space="preserve"> marks]</w:t>
      </w:r>
    </w:p>
    <w:p w14:paraId="684BA54B" w14:textId="7F8FFAC9" w:rsidR="001A221F" w:rsidRPr="002810BC" w:rsidRDefault="00072D89" w:rsidP="00FE64C1">
      <w:pPr>
        <w:keepNext/>
        <w:rPr>
          <w:rFonts w:ascii="Arial" w:hAnsi="Arial" w:cs="Arial"/>
          <w:sz w:val="24"/>
          <w:szCs w:val="24"/>
        </w:rPr>
      </w:pPr>
      <w:r w:rsidRPr="00072D89">
        <w:rPr>
          <w:rFonts w:ascii="Arial" w:hAnsi="Arial" w:cs="Arial"/>
          <w:sz w:val="24"/>
          <w:szCs w:val="24"/>
        </w:rPr>
        <w:drawing>
          <wp:inline distT="0" distB="0" distL="0" distR="0" wp14:anchorId="5194F471" wp14:editId="5D027440">
            <wp:extent cx="5943600" cy="6562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562725"/>
                    </a:xfrm>
                    <a:prstGeom prst="rect">
                      <a:avLst/>
                    </a:prstGeom>
                  </pic:spPr>
                </pic:pic>
              </a:graphicData>
            </a:graphic>
          </wp:inline>
        </w:drawing>
      </w:r>
    </w:p>
    <w:p w14:paraId="2085B8EE" w14:textId="3F563357" w:rsidR="00FE64C1" w:rsidRPr="002810BC" w:rsidRDefault="00FE64C1" w:rsidP="00FE64C1">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11</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xml:space="preserve">: PAL Design </w:t>
      </w:r>
      <w:r w:rsidR="00D403AD">
        <w:rPr>
          <w:rFonts w:ascii="Arial" w:hAnsi="Arial" w:cs="Arial"/>
          <w:b/>
          <w:bCs/>
          <w:i w:val="0"/>
          <w:iCs w:val="0"/>
          <w:color w:val="FF0000"/>
          <w:sz w:val="24"/>
          <w:szCs w:val="24"/>
        </w:rPr>
        <w:t xml:space="preserve">for Task 3.1 </w:t>
      </w:r>
      <w:r w:rsidRPr="002810BC">
        <w:rPr>
          <w:rFonts w:ascii="Arial" w:hAnsi="Arial" w:cs="Arial"/>
          <w:b/>
          <w:bCs/>
          <w:i w:val="0"/>
          <w:iCs w:val="0"/>
          <w:color w:val="FF0000"/>
          <w:sz w:val="24"/>
          <w:szCs w:val="24"/>
        </w:rPr>
        <w:t>using Logisim</w:t>
      </w:r>
    </w:p>
    <w:p w14:paraId="2E5D423C" w14:textId="346CBD6C" w:rsidR="00AD0616" w:rsidRPr="00922333" w:rsidRDefault="00AD0616" w:rsidP="00AD0616">
      <w:pPr>
        <w:jc w:val="both"/>
        <w:rPr>
          <w:rFonts w:ascii="Arial" w:hAnsi="Arial" w:cs="Arial"/>
          <w:b/>
          <w:bCs/>
          <w:i/>
          <w:iCs/>
          <w:color w:val="7030A0"/>
          <w:sz w:val="24"/>
          <w:szCs w:val="24"/>
          <w:u w:val="single"/>
        </w:rPr>
      </w:pPr>
      <w:r w:rsidRPr="00922333">
        <w:rPr>
          <w:rFonts w:ascii="Arial" w:hAnsi="Arial" w:cs="Arial"/>
          <w:b/>
          <w:bCs/>
          <w:i/>
          <w:iCs/>
          <w:color w:val="7030A0"/>
          <w:sz w:val="24"/>
          <w:szCs w:val="24"/>
          <w:highlight w:val="yellow"/>
          <w:u w:val="single"/>
        </w:rPr>
        <w:lastRenderedPageBreak/>
        <w:t xml:space="preserve">Task </w:t>
      </w:r>
      <w:r w:rsidR="002810BC" w:rsidRPr="00922333">
        <w:rPr>
          <w:rFonts w:ascii="Arial" w:hAnsi="Arial" w:cs="Arial"/>
          <w:b/>
          <w:bCs/>
          <w:i/>
          <w:iCs/>
          <w:color w:val="7030A0"/>
          <w:sz w:val="24"/>
          <w:szCs w:val="24"/>
          <w:highlight w:val="yellow"/>
          <w:u w:val="single"/>
        </w:rPr>
        <w:t>3.</w:t>
      </w:r>
      <w:r w:rsidRPr="00922333">
        <w:rPr>
          <w:rFonts w:ascii="Arial" w:hAnsi="Arial" w:cs="Arial"/>
          <w:b/>
          <w:bCs/>
          <w:i/>
          <w:iCs/>
          <w:color w:val="7030A0"/>
          <w:sz w:val="24"/>
          <w:szCs w:val="24"/>
          <w:highlight w:val="yellow"/>
          <w:u w:val="single"/>
        </w:rPr>
        <w:t>2: Implementing Boolean functions using PAL</w:t>
      </w:r>
    </w:p>
    <w:p w14:paraId="581BF79F" w14:textId="00E00CF2" w:rsidR="001A221F" w:rsidRPr="002810BC" w:rsidRDefault="00783CA5" w:rsidP="001A221F">
      <w:pPr>
        <w:rPr>
          <w:rFonts w:ascii="Arial" w:hAnsi="Arial" w:cs="Arial"/>
          <w:sz w:val="24"/>
          <w:szCs w:val="24"/>
        </w:rPr>
      </w:pPr>
      <w:r w:rsidRPr="002810BC">
        <w:rPr>
          <w:rFonts w:ascii="Arial" w:hAnsi="Arial" w:cs="Arial"/>
          <w:sz w:val="24"/>
          <w:szCs w:val="24"/>
        </w:rPr>
        <w:t>Using the PAL design, implement the following Boolean functions:</w:t>
      </w:r>
    </w:p>
    <w:p w14:paraId="52954EA3" w14:textId="416FA598" w:rsidR="00783CA5" w:rsidRPr="002810BC" w:rsidRDefault="00783CA5" w:rsidP="00783CA5">
      <w:pPr>
        <w:pStyle w:val="a5"/>
        <w:numPr>
          <w:ilvl w:val="0"/>
          <w:numId w:val="8"/>
        </w:numPr>
        <w:rPr>
          <w:rFonts w:ascii="Arial" w:hAnsi="Arial" w:cs="Arial"/>
          <w:color w:val="FF0000"/>
          <w:sz w:val="24"/>
          <w:szCs w:val="24"/>
        </w:rPr>
      </w:pPr>
      <w:r w:rsidRPr="002810BC">
        <w:rPr>
          <w:rFonts w:ascii="Arial" w:hAnsi="Arial" w:cs="Arial"/>
          <w:color w:val="FF0000"/>
          <w:sz w:val="24"/>
          <w:szCs w:val="24"/>
        </w:rPr>
        <w:t>F1</w:t>
      </w:r>
      <w:r w:rsidR="000B7A94" w:rsidRPr="002810BC">
        <w:rPr>
          <w:rFonts w:ascii="Arial" w:hAnsi="Arial" w:cs="Arial"/>
          <w:color w:val="FF0000"/>
          <w:sz w:val="24"/>
          <w:szCs w:val="24"/>
        </w:rPr>
        <w:t>(A,</w:t>
      </w:r>
      <w:r w:rsidR="00A66220" w:rsidRPr="002810BC">
        <w:rPr>
          <w:rFonts w:ascii="Arial" w:hAnsi="Arial" w:cs="Arial"/>
          <w:color w:val="FF0000"/>
          <w:sz w:val="24"/>
          <w:szCs w:val="24"/>
        </w:rPr>
        <w:t xml:space="preserve"> </w:t>
      </w:r>
      <w:r w:rsidR="000B7A94" w:rsidRPr="002810BC">
        <w:rPr>
          <w:rFonts w:ascii="Arial" w:hAnsi="Arial" w:cs="Arial"/>
          <w:color w:val="FF0000"/>
          <w:sz w:val="24"/>
          <w:szCs w:val="24"/>
        </w:rPr>
        <w:t>B,</w:t>
      </w:r>
      <w:r w:rsidR="00A66220" w:rsidRPr="002810BC">
        <w:rPr>
          <w:rFonts w:ascii="Arial" w:hAnsi="Arial" w:cs="Arial"/>
          <w:color w:val="FF0000"/>
          <w:sz w:val="24"/>
          <w:szCs w:val="24"/>
        </w:rPr>
        <w:t xml:space="preserve"> </w:t>
      </w:r>
      <w:r w:rsidR="000B7A94" w:rsidRPr="002810BC">
        <w:rPr>
          <w:rFonts w:ascii="Arial" w:hAnsi="Arial" w:cs="Arial"/>
          <w:color w:val="FF0000"/>
          <w:sz w:val="24"/>
          <w:szCs w:val="24"/>
        </w:rPr>
        <w:t>C,</w:t>
      </w:r>
      <w:r w:rsidR="00A66220" w:rsidRPr="002810BC">
        <w:rPr>
          <w:rFonts w:ascii="Arial" w:hAnsi="Arial" w:cs="Arial"/>
          <w:color w:val="FF0000"/>
          <w:sz w:val="24"/>
          <w:szCs w:val="24"/>
        </w:rPr>
        <w:t xml:space="preserve"> </w:t>
      </w:r>
      <w:r w:rsidR="000B7A94" w:rsidRPr="002810BC">
        <w:rPr>
          <w:rFonts w:ascii="Arial" w:hAnsi="Arial" w:cs="Arial"/>
          <w:color w:val="FF0000"/>
          <w:sz w:val="24"/>
          <w:szCs w:val="24"/>
        </w:rPr>
        <w:t>D)</w:t>
      </w:r>
      <w:r w:rsidRPr="002810BC">
        <w:rPr>
          <w:rFonts w:ascii="Arial" w:hAnsi="Arial" w:cs="Arial"/>
          <w:color w:val="FF0000"/>
          <w:sz w:val="24"/>
          <w:szCs w:val="24"/>
        </w:rPr>
        <w:t xml:space="preserve"> = </w:t>
      </w:r>
      <w:r w:rsidR="000B7A94" w:rsidRPr="002810BC">
        <w:rPr>
          <w:rFonts w:ascii="Arial" w:hAnsi="Arial" w:cs="Arial"/>
          <w:color w:val="FF0000"/>
          <w:sz w:val="24"/>
          <w:szCs w:val="24"/>
        </w:rPr>
        <w:t>∑</w:t>
      </w:r>
      <w:r w:rsidR="00A66220" w:rsidRPr="002810BC">
        <w:rPr>
          <w:rFonts w:ascii="Arial" w:hAnsi="Arial" w:cs="Arial"/>
          <w:color w:val="FF0000"/>
          <w:sz w:val="24"/>
          <w:szCs w:val="24"/>
        </w:rPr>
        <w:t xml:space="preserve">m </w:t>
      </w:r>
      <w:r w:rsidR="000B7A94" w:rsidRPr="002810BC">
        <w:rPr>
          <w:rFonts w:ascii="Arial" w:hAnsi="Arial" w:cs="Arial"/>
          <w:color w:val="FF0000"/>
          <w:sz w:val="24"/>
          <w:szCs w:val="24"/>
        </w:rPr>
        <w:t>(2,12,13)</w:t>
      </w:r>
    </w:p>
    <w:p w14:paraId="479283AA" w14:textId="73308AB6" w:rsidR="000B7A94" w:rsidRPr="002810BC" w:rsidRDefault="00783CA5" w:rsidP="00783CA5">
      <w:pPr>
        <w:pStyle w:val="a5"/>
        <w:numPr>
          <w:ilvl w:val="0"/>
          <w:numId w:val="8"/>
        </w:numPr>
        <w:rPr>
          <w:rFonts w:ascii="Arial" w:hAnsi="Arial" w:cs="Arial"/>
          <w:color w:val="FF0000"/>
          <w:sz w:val="24"/>
          <w:szCs w:val="24"/>
        </w:rPr>
      </w:pPr>
      <w:r w:rsidRPr="002810BC">
        <w:rPr>
          <w:rFonts w:ascii="Arial" w:hAnsi="Arial" w:cs="Arial"/>
          <w:color w:val="FF0000"/>
          <w:sz w:val="24"/>
          <w:szCs w:val="24"/>
        </w:rPr>
        <w:t>F2</w:t>
      </w:r>
      <w:r w:rsidR="000B7A94" w:rsidRPr="002810BC">
        <w:rPr>
          <w:rFonts w:ascii="Arial" w:hAnsi="Arial" w:cs="Arial"/>
          <w:color w:val="FF0000"/>
          <w:sz w:val="24"/>
          <w:szCs w:val="24"/>
        </w:rPr>
        <w:t>(A,</w:t>
      </w:r>
      <w:r w:rsidR="00A66220" w:rsidRPr="002810BC">
        <w:rPr>
          <w:rFonts w:ascii="Arial" w:hAnsi="Arial" w:cs="Arial"/>
          <w:color w:val="FF0000"/>
          <w:sz w:val="24"/>
          <w:szCs w:val="24"/>
        </w:rPr>
        <w:t xml:space="preserve"> </w:t>
      </w:r>
      <w:r w:rsidR="000B7A94" w:rsidRPr="002810BC">
        <w:rPr>
          <w:rFonts w:ascii="Arial" w:hAnsi="Arial" w:cs="Arial"/>
          <w:color w:val="FF0000"/>
          <w:sz w:val="24"/>
          <w:szCs w:val="24"/>
        </w:rPr>
        <w:t>B,</w:t>
      </w:r>
      <w:r w:rsidR="00A66220" w:rsidRPr="002810BC">
        <w:rPr>
          <w:rFonts w:ascii="Arial" w:hAnsi="Arial" w:cs="Arial"/>
          <w:color w:val="FF0000"/>
          <w:sz w:val="24"/>
          <w:szCs w:val="24"/>
        </w:rPr>
        <w:t xml:space="preserve"> </w:t>
      </w:r>
      <w:r w:rsidR="000B7A94" w:rsidRPr="002810BC">
        <w:rPr>
          <w:rFonts w:ascii="Arial" w:hAnsi="Arial" w:cs="Arial"/>
          <w:color w:val="FF0000"/>
          <w:sz w:val="24"/>
          <w:szCs w:val="24"/>
        </w:rPr>
        <w:t>C,</w:t>
      </w:r>
      <w:r w:rsidR="00A66220" w:rsidRPr="002810BC">
        <w:rPr>
          <w:rFonts w:ascii="Arial" w:hAnsi="Arial" w:cs="Arial"/>
          <w:color w:val="FF0000"/>
          <w:sz w:val="24"/>
          <w:szCs w:val="24"/>
        </w:rPr>
        <w:t xml:space="preserve"> </w:t>
      </w:r>
      <w:r w:rsidR="000B7A94" w:rsidRPr="002810BC">
        <w:rPr>
          <w:rFonts w:ascii="Arial" w:hAnsi="Arial" w:cs="Arial"/>
          <w:color w:val="FF0000"/>
          <w:sz w:val="24"/>
          <w:szCs w:val="24"/>
        </w:rPr>
        <w:t>D)</w:t>
      </w:r>
      <w:r w:rsidRPr="002810BC">
        <w:rPr>
          <w:rFonts w:ascii="Arial" w:hAnsi="Arial" w:cs="Arial"/>
          <w:color w:val="FF0000"/>
          <w:sz w:val="24"/>
          <w:szCs w:val="24"/>
        </w:rPr>
        <w:t xml:space="preserve"> =</w:t>
      </w:r>
      <w:r w:rsidR="000B7A94" w:rsidRPr="002810BC">
        <w:rPr>
          <w:rFonts w:ascii="Arial" w:hAnsi="Arial" w:cs="Arial"/>
          <w:color w:val="FF0000"/>
          <w:sz w:val="24"/>
          <w:szCs w:val="24"/>
        </w:rPr>
        <w:t xml:space="preserve"> ∑</w:t>
      </w:r>
      <w:r w:rsidR="00A66220" w:rsidRPr="002810BC">
        <w:rPr>
          <w:rFonts w:ascii="Arial" w:hAnsi="Arial" w:cs="Arial"/>
          <w:color w:val="FF0000"/>
          <w:sz w:val="24"/>
          <w:szCs w:val="24"/>
        </w:rPr>
        <w:t xml:space="preserve">m </w:t>
      </w:r>
      <w:r w:rsidR="000B7A94" w:rsidRPr="002810BC">
        <w:rPr>
          <w:rFonts w:ascii="Arial" w:hAnsi="Arial" w:cs="Arial"/>
          <w:color w:val="FF0000"/>
          <w:sz w:val="24"/>
          <w:szCs w:val="24"/>
        </w:rPr>
        <w:t>(7,8,9,10,11,12,13,14,15)</w:t>
      </w:r>
    </w:p>
    <w:p w14:paraId="7FB9E394" w14:textId="7C7E972B" w:rsidR="000B7A94" w:rsidRPr="002810BC" w:rsidRDefault="000B7A94" w:rsidP="00783CA5">
      <w:pPr>
        <w:pStyle w:val="a5"/>
        <w:numPr>
          <w:ilvl w:val="0"/>
          <w:numId w:val="8"/>
        </w:numPr>
        <w:rPr>
          <w:rFonts w:ascii="Arial" w:hAnsi="Arial" w:cs="Arial"/>
          <w:color w:val="FF0000"/>
          <w:sz w:val="24"/>
          <w:szCs w:val="24"/>
        </w:rPr>
      </w:pPr>
      <w:r w:rsidRPr="002810BC">
        <w:rPr>
          <w:rFonts w:ascii="Arial" w:hAnsi="Arial" w:cs="Arial"/>
          <w:color w:val="FF0000"/>
          <w:sz w:val="24"/>
          <w:szCs w:val="24"/>
        </w:rPr>
        <w:t>F3(A,</w:t>
      </w:r>
      <w:r w:rsidR="00A66220" w:rsidRPr="002810BC">
        <w:rPr>
          <w:rFonts w:ascii="Arial" w:hAnsi="Arial" w:cs="Arial"/>
          <w:color w:val="FF0000"/>
          <w:sz w:val="24"/>
          <w:szCs w:val="24"/>
        </w:rPr>
        <w:t xml:space="preserve"> </w:t>
      </w:r>
      <w:r w:rsidRPr="002810BC">
        <w:rPr>
          <w:rFonts w:ascii="Arial" w:hAnsi="Arial" w:cs="Arial"/>
          <w:color w:val="FF0000"/>
          <w:sz w:val="24"/>
          <w:szCs w:val="24"/>
        </w:rPr>
        <w:t>B,</w:t>
      </w:r>
      <w:r w:rsidR="00A66220" w:rsidRPr="002810BC">
        <w:rPr>
          <w:rFonts w:ascii="Arial" w:hAnsi="Arial" w:cs="Arial"/>
          <w:color w:val="FF0000"/>
          <w:sz w:val="24"/>
          <w:szCs w:val="24"/>
        </w:rPr>
        <w:t xml:space="preserve"> </w:t>
      </w:r>
      <w:r w:rsidRPr="002810BC">
        <w:rPr>
          <w:rFonts w:ascii="Arial" w:hAnsi="Arial" w:cs="Arial"/>
          <w:color w:val="FF0000"/>
          <w:sz w:val="24"/>
          <w:szCs w:val="24"/>
        </w:rPr>
        <w:t>C,</w:t>
      </w:r>
      <w:r w:rsidR="00A66220" w:rsidRPr="002810BC">
        <w:rPr>
          <w:rFonts w:ascii="Arial" w:hAnsi="Arial" w:cs="Arial"/>
          <w:color w:val="FF0000"/>
          <w:sz w:val="24"/>
          <w:szCs w:val="24"/>
        </w:rPr>
        <w:t xml:space="preserve"> </w:t>
      </w:r>
      <w:r w:rsidRPr="002810BC">
        <w:rPr>
          <w:rFonts w:ascii="Arial" w:hAnsi="Arial" w:cs="Arial"/>
          <w:color w:val="FF0000"/>
          <w:sz w:val="24"/>
          <w:szCs w:val="24"/>
        </w:rPr>
        <w:t>D) = ∑</w:t>
      </w:r>
      <w:r w:rsidR="00A66220" w:rsidRPr="002810BC">
        <w:rPr>
          <w:rFonts w:ascii="Arial" w:hAnsi="Arial" w:cs="Arial"/>
          <w:color w:val="FF0000"/>
          <w:sz w:val="24"/>
          <w:szCs w:val="24"/>
        </w:rPr>
        <w:t xml:space="preserve">m </w:t>
      </w:r>
      <w:r w:rsidRPr="002810BC">
        <w:rPr>
          <w:rFonts w:ascii="Arial" w:hAnsi="Arial" w:cs="Arial"/>
          <w:color w:val="FF0000"/>
          <w:sz w:val="24"/>
          <w:szCs w:val="24"/>
        </w:rPr>
        <w:t>(0,2,3,4,5,6,7,8,10,11,15)</w:t>
      </w:r>
    </w:p>
    <w:p w14:paraId="01836B59" w14:textId="326948A0" w:rsidR="00783CA5" w:rsidRDefault="000B7A94" w:rsidP="000B7A94">
      <w:pPr>
        <w:pStyle w:val="a5"/>
        <w:numPr>
          <w:ilvl w:val="0"/>
          <w:numId w:val="8"/>
        </w:numPr>
        <w:rPr>
          <w:rFonts w:ascii="Arial" w:hAnsi="Arial" w:cs="Arial"/>
          <w:color w:val="FF0000"/>
          <w:sz w:val="24"/>
          <w:szCs w:val="24"/>
        </w:rPr>
      </w:pPr>
      <w:r w:rsidRPr="002810BC">
        <w:rPr>
          <w:rFonts w:ascii="Arial" w:hAnsi="Arial" w:cs="Arial"/>
          <w:color w:val="FF0000"/>
          <w:sz w:val="24"/>
          <w:szCs w:val="24"/>
        </w:rPr>
        <w:t>F4(A,</w:t>
      </w:r>
      <w:r w:rsidR="00A66220" w:rsidRPr="002810BC">
        <w:rPr>
          <w:rFonts w:ascii="Arial" w:hAnsi="Arial" w:cs="Arial"/>
          <w:color w:val="FF0000"/>
          <w:sz w:val="24"/>
          <w:szCs w:val="24"/>
        </w:rPr>
        <w:t xml:space="preserve"> </w:t>
      </w:r>
      <w:r w:rsidRPr="002810BC">
        <w:rPr>
          <w:rFonts w:ascii="Arial" w:hAnsi="Arial" w:cs="Arial"/>
          <w:color w:val="FF0000"/>
          <w:sz w:val="24"/>
          <w:szCs w:val="24"/>
        </w:rPr>
        <w:t>B,</w:t>
      </w:r>
      <w:r w:rsidR="00A66220" w:rsidRPr="002810BC">
        <w:rPr>
          <w:rFonts w:ascii="Arial" w:hAnsi="Arial" w:cs="Arial"/>
          <w:color w:val="FF0000"/>
          <w:sz w:val="24"/>
          <w:szCs w:val="24"/>
        </w:rPr>
        <w:t xml:space="preserve"> </w:t>
      </w:r>
      <w:r w:rsidRPr="002810BC">
        <w:rPr>
          <w:rFonts w:ascii="Arial" w:hAnsi="Arial" w:cs="Arial"/>
          <w:color w:val="FF0000"/>
          <w:sz w:val="24"/>
          <w:szCs w:val="24"/>
        </w:rPr>
        <w:t>C,</w:t>
      </w:r>
      <w:r w:rsidR="00A66220" w:rsidRPr="002810BC">
        <w:rPr>
          <w:rFonts w:ascii="Arial" w:hAnsi="Arial" w:cs="Arial"/>
          <w:color w:val="FF0000"/>
          <w:sz w:val="24"/>
          <w:szCs w:val="24"/>
        </w:rPr>
        <w:t xml:space="preserve"> </w:t>
      </w:r>
      <w:r w:rsidRPr="002810BC">
        <w:rPr>
          <w:rFonts w:ascii="Arial" w:hAnsi="Arial" w:cs="Arial"/>
          <w:color w:val="FF0000"/>
          <w:sz w:val="24"/>
          <w:szCs w:val="24"/>
        </w:rPr>
        <w:t>D) = ∑</w:t>
      </w:r>
      <w:r w:rsidR="00A66220" w:rsidRPr="002810BC">
        <w:rPr>
          <w:rFonts w:ascii="Arial" w:hAnsi="Arial" w:cs="Arial"/>
          <w:color w:val="FF0000"/>
          <w:sz w:val="24"/>
          <w:szCs w:val="24"/>
        </w:rPr>
        <w:t xml:space="preserve">m </w:t>
      </w:r>
      <w:r w:rsidRPr="002810BC">
        <w:rPr>
          <w:rFonts w:ascii="Arial" w:hAnsi="Arial" w:cs="Arial"/>
          <w:color w:val="FF0000"/>
          <w:sz w:val="24"/>
          <w:szCs w:val="24"/>
        </w:rPr>
        <w:t>(1,2,8,12,13)</w:t>
      </w:r>
      <w:r w:rsidR="00783CA5" w:rsidRPr="002810BC">
        <w:rPr>
          <w:rFonts w:ascii="Arial" w:hAnsi="Arial" w:cs="Arial"/>
          <w:color w:val="FF0000"/>
          <w:sz w:val="24"/>
          <w:szCs w:val="24"/>
        </w:rPr>
        <w:t xml:space="preserve"> </w:t>
      </w:r>
    </w:p>
    <w:p w14:paraId="1C267186" w14:textId="77777777" w:rsidR="000225E8" w:rsidRPr="002810BC" w:rsidRDefault="000225E8" w:rsidP="000225E8">
      <w:pPr>
        <w:pStyle w:val="a5"/>
        <w:rPr>
          <w:rFonts w:ascii="Arial" w:hAnsi="Arial" w:cs="Arial"/>
          <w:color w:val="FF0000"/>
          <w:sz w:val="24"/>
          <w:szCs w:val="24"/>
        </w:rPr>
      </w:pPr>
    </w:p>
    <w:p w14:paraId="1FEADE53" w14:textId="77777777" w:rsidR="000225E8" w:rsidRPr="000225E8" w:rsidRDefault="000B7A94" w:rsidP="000151E2">
      <w:pPr>
        <w:pStyle w:val="a5"/>
        <w:numPr>
          <w:ilvl w:val="0"/>
          <w:numId w:val="29"/>
        </w:numPr>
        <w:jc w:val="both"/>
        <w:rPr>
          <w:rFonts w:ascii="Arial" w:hAnsi="Arial" w:cs="Arial"/>
          <w:color w:val="FF0000"/>
          <w:sz w:val="24"/>
          <w:szCs w:val="24"/>
        </w:rPr>
      </w:pPr>
      <w:r w:rsidRPr="002810BC">
        <w:rPr>
          <w:rFonts w:ascii="Arial" w:hAnsi="Arial" w:cs="Arial"/>
          <w:b/>
          <w:bCs/>
          <w:color w:val="FF0000"/>
          <w:sz w:val="24"/>
          <w:szCs w:val="24"/>
        </w:rPr>
        <w:t>Simplify the four functions into minimum number of terms keeping in mind that no function can exceed the use of three AND gates. Create a PAL programming table to assist you.</w:t>
      </w:r>
      <w:r w:rsidR="009A2550" w:rsidRPr="002810BC">
        <w:rPr>
          <w:rFonts w:ascii="Arial" w:hAnsi="Arial" w:cs="Arial"/>
          <w:b/>
          <w:bCs/>
          <w:color w:val="FF0000"/>
          <w:sz w:val="24"/>
          <w:szCs w:val="24"/>
        </w:rPr>
        <w:t xml:space="preserve"> </w:t>
      </w:r>
      <w:r w:rsidR="00D42943">
        <w:rPr>
          <w:rFonts w:ascii="Arial" w:hAnsi="Arial" w:cs="Arial"/>
          <w:b/>
          <w:bCs/>
          <w:color w:val="FF0000"/>
          <w:sz w:val="24"/>
          <w:szCs w:val="24"/>
        </w:rPr>
        <w:t xml:space="preserve">Mark the interconnection in Fig. 13.  </w:t>
      </w:r>
      <w:r w:rsidR="009A2550" w:rsidRPr="002810BC">
        <w:rPr>
          <w:rFonts w:ascii="Arial" w:hAnsi="Arial" w:cs="Arial"/>
          <w:b/>
          <w:bCs/>
          <w:color w:val="FF0000"/>
          <w:sz w:val="24"/>
          <w:szCs w:val="24"/>
        </w:rPr>
        <w:t>Use crosses to mark the appropriate terms for each AND gate input.</w:t>
      </w:r>
      <w:r w:rsidRPr="002810BC">
        <w:rPr>
          <w:rFonts w:ascii="Arial" w:hAnsi="Arial" w:cs="Arial"/>
          <w:b/>
          <w:bCs/>
          <w:color w:val="FF0000"/>
          <w:sz w:val="24"/>
          <w:szCs w:val="24"/>
        </w:rPr>
        <w:t xml:space="preserve"> Show all your working.</w:t>
      </w:r>
      <w:r w:rsidR="00A500CF" w:rsidRPr="002810BC">
        <w:rPr>
          <w:rFonts w:ascii="Arial" w:hAnsi="Arial" w:cs="Arial"/>
          <w:b/>
          <w:bCs/>
          <w:color w:val="FF0000"/>
          <w:sz w:val="24"/>
          <w:szCs w:val="24"/>
        </w:rPr>
        <w:t xml:space="preserve"> </w:t>
      </w:r>
    </w:p>
    <w:p w14:paraId="33101369" w14:textId="668710F3" w:rsidR="000B7A94" w:rsidRPr="002810BC" w:rsidRDefault="00A500CF" w:rsidP="000225E8">
      <w:pPr>
        <w:pStyle w:val="a5"/>
        <w:jc w:val="right"/>
        <w:rPr>
          <w:rFonts w:ascii="Arial" w:hAnsi="Arial" w:cs="Arial"/>
          <w:color w:val="FF0000"/>
          <w:sz w:val="24"/>
          <w:szCs w:val="24"/>
        </w:rPr>
      </w:pPr>
      <w:r w:rsidRPr="002810BC">
        <w:rPr>
          <w:rFonts w:ascii="Arial" w:hAnsi="Arial" w:cs="Arial"/>
          <w:color w:val="FF0000"/>
          <w:sz w:val="24"/>
          <w:szCs w:val="24"/>
        </w:rPr>
        <w:t>[</w:t>
      </w:r>
      <w:r w:rsidR="000225E8">
        <w:rPr>
          <w:rFonts w:ascii="Arial" w:hAnsi="Arial" w:cs="Arial"/>
          <w:color w:val="FF0000"/>
          <w:sz w:val="24"/>
          <w:szCs w:val="24"/>
        </w:rPr>
        <w:t>16</w:t>
      </w:r>
      <w:r w:rsidRPr="002810BC">
        <w:rPr>
          <w:rFonts w:ascii="Arial" w:hAnsi="Arial" w:cs="Arial"/>
          <w:color w:val="FF0000"/>
          <w:sz w:val="24"/>
          <w:szCs w:val="24"/>
        </w:rPr>
        <w:t xml:space="preserve"> marks]</w:t>
      </w:r>
    </w:p>
    <w:p w14:paraId="6F7B1633" w14:textId="76EF08F2" w:rsidR="000B7A94" w:rsidRPr="002810BC" w:rsidRDefault="0015279F" w:rsidP="0015279F">
      <w:pPr>
        <w:keepNext/>
        <w:jc w:val="center"/>
        <w:rPr>
          <w:rFonts w:ascii="Arial" w:hAnsi="Arial" w:cs="Arial"/>
          <w:sz w:val="24"/>
          <w:szCs w:val="24"/>
        </w:rPr>
      </w:pPr>
      <w:r w:rsidRPr="0015279F">
        <w:drawing>
          <wp:inline distT="0" distB="0" distL="0" distR="0" wp14:anchorId="09E5993C" wp14:editId="6EC6F981">
            <wp:extent cx="4324350" cy="5076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1642" cy="5085386"/>
                    </a:xfrm>
                    <a:prstGeom prst="rect">
                      <a:avLst/>
                    </a:prstGeom>
                    <a:noFill/>
                    <a:ln>
                      <a:noFill/>
                    </a:ln>
                  </pic:spPr>
                </pic:pic>
              </a:graphicData>
            </a:graphic>
          </wp:inline>
        </w:drawing>
      </w:r>
    </w:p>
    <w:p w14:paraId="2179A572" w14:textId="6276EBEF" w:rsidR="00A500CF" w:rsidRPr="002810BC" w:rsidRDefault="000B7A94" w:rsidP="00A500CF">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12</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xml:space="preserve">: Working for PAL </w:t>
      </w:r>
      <w:r w:rsidR="00D403AD">
        <w:rPr>
          <w:rFonts w:ascii="Arial" w:hAnsi="Arial" w:cs="Arial"/>
          <w:b/>
          <w:bCs/>
          <w:i w:val="0"/>
          <w:iCs w:val="0"/>
          <w:color w:val="FF0000"/>
          <w:sz w:val="24"/>
          <w:szCs w:val="24"/>
        </w:rPr>
        <w:t>Design</w:t>
      </w:r>
      <w:r w:rsidR="00185094" w:rsidRPr="002810BC">
        <w:rPr>
          <w:rFonts w:ascii="Arial" w:hAnsi="Arial" w:cs="Arial"/>
          <w:b/>
          <w:bCs/>
          <w:i w:val="0"/>
          <w:iCs w:val="0"/>
          <w:color w:val="FF0000"/>
          <w:sz w:val="24"/>
          <w:szCs w:val="24"/>
        </w:rPr>
        <w:t xml:space="preserve"> (K-map simplification)</w:t>
      </w:r>
      <w:r w:rsidR="00D403AD">
        <w:rPr>
          <w:rFonts w:ascii="Arial" w:hAnsi="Arial" w:cs="Arial"/>
          <w:b/>
          <w:bCs/>
          <w:i w:val="0"/>
          <w:iCs w:val="0"/>
          <w:color w:val="FF0000"/>
          <w:sz w:val="24"/>
          <w:szCs w:val="24"/>
        </w:rPr>
        <w:t xml:space="preserve"> Task 3.2 (a)</w:t>
      </w:r>
    </w:p>
    <w:p w14:paraId="01882DEE" w14:textId="4F582C2D" w:rsidR="00A500CF" w:rsidRPr="002810BC" w:rsidRDefault="008D108B" w:rsidP="008D108B">
      <w:pPr>
        <w:pStyle w:val="a5"/>
        <w:keepNext/>
        <w:ind w:left="360"/>
        <w:jc w:val="center"/>
        <w:rPr>
          <w:rFonts w:ascii="Arial" w:hAnsi="Arial" w:cs="Arial"/>
          <w:sz w:val="24"/>
          <w:szCs w:val="24"/>
        </w:rPr>
      </w:pPr>
      <w:r w:rsidRPr="008D108B">
        <w:rPr>
          <w:rFonts w:ascii="Arial" w:hAnsi="Arial" w:cs="Arial"/>
          <w:noProof/>
          <w:sz w:val="24"/>
          <w:szCs w:val="24"/>
          <w:lang w:eastAsia="zh-CN"/>
        </w:rPr>
        <w:lastRenderedPageBreak/>
        <w:drawing>
          <wp:inline distT="0" distB="0" distL="0" distR="0" wp14:anchorId="5A43D328" wp14:editId="6D4DB81C">
            <wp:extent cx="5296395" cy="6696419"/>
            <wp:effectExtent l="0" t="0" r="0" b="0"/>
            <wp:docPr id="18" name="图片 18" descr="C:\Users\30674\Downloads\MobileFile\C05C7AC5B334C793FEE6AF159486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30674\Downloads\MobileFile\C05C7AC5B334C793FEE6AF1594863138.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557" t="3263" r="3113" b="4740"/>
                    <a:stretch/>
                  </pic:blipFill>
                  <pic:spPr bwMode="auto">
                    <a:xfrm>
                      <a:off x="0" y="0"/>
                      <a:ext cx="5302689" cy="6704377"/>
                    </a:xfrm>
                    <a:prstGeom prst="rect">
                      <a:avLst/>
                    </a:prstGeom>
                    <a:noFill/>
                    <a:ln>
                      <a:noFill/>
                    </a:ln>
                    <a:extLst>
                      <a:ext uri="{53640926-AAD7-44D8-BBD7-CCE9431645EC}">
                        <a14:shadowObscured xmlns:a14="http://schemas.microsoft.com/office/drawing/2010/main"/>
                      </a:ext>
                    </a:extLst>
                  </pic:spPr>
                </pic:pic>
              </a:graphicData>
            </a:graphic>
          </wp:inline>
        </w:drawing>
      </w:r>
    </w:p>
    <w:p w14:paraId="1842951C" w14:textId="70A7875E" w:rsidR="00A500CF" w:rsidRPr="002810BC" w:rsidRDefault="00A500CF" w:rsidP="00A500CF">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13</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PAL implementation</w:t>
      </w:r>
      <w:r w:rsidR="00D403AD">
        <w:rPr>
          <w:rFonts w:ascii="Arial" w:hAnsi="Arial" w:cs="Arial"/>
          <w:b/>
          <w:bCs/>
          <w:i w:val="0"/>
          <w:iCs w:val="0"/>
          <w:color w:val="FF0000"/>
          <w:sz w:val="24"/>
          <w:szCs w:val="24"/>
        </w:rPr>
        <w:t xml:space="preserve"> of Task 3.2 (a)</w:t>
      </w:r>
    </w:p>
    <w:p w14:paraId="2B19B61D" w14:textId="31B234BB" w:rsidR="00783CA5" w:rsidRPr="002810BC" w:rsidRDefault="002810BC" w:rsidP="002810BC">
      <w:pPr>
        <w:pStyle w:val="a5"/>
        <w:numPr>
          <w:ilvl w:val="0"/>
          <w:numId w:val="29"/>
        </w:numPr>
        <w:ind w:hanging="630"/>
        <w:rPr>
          <w:rFonts w:ascii="Arial" w:hAnsi="Arial" w:cs="Arial"/>
          <w:b/>
          <w:bCs/>
          <w:color w:val="FF0000"/>
          <w:sz w:val="24"/>
          <w:szCs w:val="24"/>
        </w:rPr>
      </w:pPr>
      <w:r w:rsidRPr="002810BC">
        <w:rPr>
          <w:rFonts w:ascii="Arial" w:hAnsi="Arial" w:cs="Arial"/>
          <w:b/>
          <w:bCs/>
          <w:color w:val="FF0000"/>
          <w:sz w:val="24"/>
          <w:szCs w:val="24"/>
        </w:rPr>
        <w:t>Using Logisim, i</w:t>
      </w:r>
      <w:r w:rsidR="00A500CF" w:rsidRPr="002810BC">
        <w:rPr>
          <w:rFonts w:ascii="Arial" w:hAnsi="Arial" w:cs="Arial"/>
          <w:b/>
          <w:bCs/>
          <w:color w:val="FF0000"/>
          <w:sz w:val="24"/>
          <w:szCs w:val="24"/>
        </w:rPr>
        <w:t xml:space="preserve">mplement the schematic results you have obtained using the </w:t>
      </w:r>
      <w:r w:rsidR="00BF0B7C" w:rsidRPr="002810BC">
        <w:rPr>
          <w:rFonts w:ascii="Arial" w:hAnsi="Arial" w:cs="Arial"/>
          <w:b/>
          <w:bCs/>
          <w:color w:val="FF0000"/>
          <w:sz w:val="24"/>
          <w:szCs w:val="24"/>
        </w:rPr>
        <w:t>PAL design</w:t>
      </w:r>
      <w:r w:rsidR="00A500CF" w:rsidRPr="002810BC">
        <w:rPr>
          <w:rFonts w:ascii="Arial" w:hAnsi="Arial" w:cs="Arial"/>
          <w:b/>
          <w:bCs/>
          <w:color w:val="FF0000"/>
          <w:sz w:val="24"/>
          <w:szCs w:val="24"/>
        </w:rPr>
        <w:t xml:space="preserve"> you have created in Task </w:t>
      </w:r>
      <w:r w:rsidRPr="002810BC">
        <w:rPr>
          <w:rFonts w:ascii="Arial" w:hAnsi="Arial" w:cs="Arial"/>
          <w:b/>
          <w:bCs/>
          <w:color w:val="FF0000"/>
          <w:sz w:val="24"/>
          <w:szCs w:val="24"/>
        </w:rPr>
        <w:t>3.</w:t>
      </w:r>
      <w:r w:rsidR="00A500CF" w:rsidRPr="002810BC">
        <w:rPr>
          <w:rFonts w:ascii="Arial" w:hAnsi="Arial" w:cs="Arial"/>
          <w:b/>
          <w:bCs/>
          <w:color w:val="FF0000"/>
          <w:sz w:val="24"/>
          <w:szCs w:val="24"/>
        </w:rPr>
        <w:t>1.</w:t>
      </w:r>
    </w:p>
    <w:p w14:paraId="0CE2FA5A" w14:textId="4E498428" w:rsidR="00783CA5" w:rsidRPr="002810BC" w:rsidRDefault="00783CA5" w:rsidP="00185094">
      <w:pPr>
        <w:jc w:val="right"/>
        <w:rPr>
          <w:rFonts w:ascii="Arial" w:hAnsi="Arial" w:cs="Arial"/>
          <w:color w:val="FF0000"/>
          <w:sz w:val="24"/>
          <w:szCs w:val="24"/>
        </w:rPr>
      </w:pPr>
      <w:r w:rsidRPr="002810BC">
        <w:rPr>
          <w:rFonts w:ascii="Arial" w:hAnsi="Arial" w:cs="Arial"/>
          <w:color w:val="FF0000"/>
          <w:sz w:val="24"/>
          <w:szCs w:val="24"/>
        </w:rPr>
        <w:t>[</w:t>
      </w:r>
      <w:r w:rsidR="000225E8">
        <w:rPr>
          <w:rFonts w:ascii="Arial" w:hAnsi="Arial" w:cs="Arial"/>
          <w:color w:val="FF0000"/>
          <w:sz w:val="24"/>
          <w:szCs w:val="24"/>
        </w:rPr>
        <w:t>10</w:t>
      </w:r>
      <w:r w:rsidRPr="002810BC">
        <w:rPr>
          <w:rFonts w:ascii="Arial" w:hAnsi="Arial" w:cs="Arial"/>
          <w:color w:val="FF0000"/>
          <w:sz w:val="24"/>
          <w:szCs w:val="24"/>
        </w:rPr>
        <w:t xml:space="preserve"> marks]</w:t>
      </w:r>
    </w:p>
    <w:p w14:paraId="61E997F1" w14:textId="54B460DB" w:rsidR="00783CA5" w:rsidRPr="002810BC" w:rsidRDefault="003A7A29" w:rsidP="00783CA5">
      <w:pPr>
        <w:keepNext/>
        <w:rPr>
          <w:rFonts w:ascii="Arial" w:hAnsi="Arial" w:cs="Arial"/>
          <w:sz w:val="24"/>
          <w:szCs w:val="24"/>
        </w:rPr>
      </w:pPr>
      <w:r>
        <w:rPr>
          <w:noProof/>
          <w:lang w:eastAsia="zh-CN"/>
        </w:rPr>
        <w:lastRenderedPageBreak/>
        <w:drawing>
          <wp:inline distT="0" distB="0" distL="0" distR="0" wp14:anchorId="26F48E8C" wp14:editId="10CF6B7F">
            <wp:extent cx="5943600" cy="70421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042150"/>
                    </a:xfrm>
                    <a:prstGeom prst="rect">
                      <a:avLst/>
                    </a:prstGeom>
                  </pic:spPr>
                </pic:pic>
              </a:graphicData>
            </a:graphic>
          </wp:inline>
        </w:drawing>
      </w:r>
    </w:p>
    <w:p w14:paraId="47B4D3A8" w14:textId="37D4E674" w:rsidR="00ED0E74" w:rsidRPr="002810BC" w:rsidRDefault="00783CA5" w:rsidP="009D3963">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14</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xml:space="preserve">: </w:t>
      </w:r>
      <w:r w:rsidR="00CD3649">
        <w:rPr>
          <w:rFonts w:ascii="Arial" w:hAnsi="Arial" w:cs="Arial"/>
          <w:b/>
          <w:bCs/>
          <w:i w:val="0"/>
          <w:iCs w:val="0"/>
          <w:color w:val="FF0000"/>
          <w:sz w:val="24"/>
          <w:szCs w:val="24"/>
        </w:rPr>
        <w:t xml:space="preserve">PAL </w:t>
      </w:r>
      <w:r w:rsidR="00D403AD" w:rsidRPr="002810BC">
        <w:rPr>
          <w:rFonts w:ascii="Arial" w:hAnsi="Arial" w:cs="Arial"/>
          <w:b/>
          <w:bCs/>
          <w:i w:val="0"/>
          <w:iCs w:val="0"/>
          <w:color w:val="FF0000"/>
          <w:sz w:val="24"/>
          <w:szCs w:val="24"/>
        </w:rPr>
        <w:t>implement</w:t>
      </w:r>
      <w:r w:rsidR="00D403AD">
        <w:rPr>
          <w:rFonts w:ascii="Arial" w:hAnsi="Arial" w:cs="Arial"/>
          <w:b/>
          <w:bCs/>
          <w:i w:val="0"/>
          <w:iCs w:val="0"/>
          <w:color w:val="FF0000"/>
          <w:sz w:val="24"/>
          <w:szCs w:val="24"/>
        </w:rPr>
        <w:t>ation</w:t>
      </w:r>
      <w:r w:rsidR="0077528C" w:rsidRPr="002810BC">
        <w:rPr>
          <w:rFonts w:ascii="Arial" w:hAnsi="Arial" w:cs="Arial"/>
          <w:b/>
          <w:bCs/>
          <w:i w:val="0"/>
          <w:iCs w:val="0"/>
          <w:color w:val="FF0000"/>
          <w:sz w:val="24"/>
          <w:szCs w:val="24"/>
        </w:rPr>
        <w:t xml:space="preserve"> </w:t>
      </w:r>
      <w:r w:rsidR="00CD3649">
        <w:rPr>
          <w:rFonts w:ascii="Arial" w:hAnsi="Arial" w:cs="Arial"/>
          <w:b/>
          <w:bCs/>
          <w:i w:val="0"/>
          <w:iCs w:val="0"/>
          <w:color w:val="FF0000"/>
          <w:sz w:val="24"/>
          <w:szCs w:val="24"/>
        </w:rPr>
        <w:t>for Task 3.2 (b)</w:t>
      </w:r>
      <w:r w:rsidR="00CD3649" w:rsidRPr="002810BC">
        <w:rPr>
          <w:rFonts w:ascii="Arial" w:hAnsi="Arial" w:cs="Arial"/>
          <w:b/>
          <w:bCs/>
          <w:i w:val="0"/>
          <w:iCs w:val="0"/>
          <w:color w:val="FF0000"/>
          <w:sz w:val="24"/>
          <w:szCs w:val="24"/>
        </w:rPr>
        <w:t xml:space="preserve"> </w:t>
      </w:r>
      <w:r w:rsidR="0077528C" w:rsidRPr="002810BC">
        <w:rPr>
          <w:rFonts w:ascii="Arial" w:hAnsi="Arial" w:cs="Arial"/>
          <w:b/>
          <w:bCs/>
          <w:i w:val="0"/>
          <w:iCs w:val="0"/>
          <w:color w:val="FF0000"/>
          <w:sz w:val="24"/>
          <w:szCs w:val="24"/>
        </w:rPr>
        <w:t>using Logisim</w:t>
      </w:r>
    </w:p>
    <w:p w14:paraId="4E50786C" w14:textId="77777777" w:rsidR="00F72FD1" w:rsidRPr="002810BC" w:rsidRDefault="00F72FD1" w:rsidP="00ED0E74">
      <w:pPr>
        <w:jc w:val="both"/>
        <w:rPr>
          <w:rFonts w:ascii="Arial" w:hAnsi="Arial" w:cs="Arial"/>
          <w:b/>
          <w:bCs/>
          <w:sz w:val="24"/>
          <w:szCs w:val="24"/>
          <w:u w:val="single"/>
        </w:rPr>
      </w:pPr>
    </w:p>
    <w:p w14:paraId="5764E8FD" w14:textId="681CAD99" w:rsidR="00ED0E74" w:rsidRPr="002810BC" w:rsidRDefault="00ED0E74" w:rsidP="00ED0E74">
      <w:pPr>
        <w:jc w:val="both"/>
        <w:rPr>
          <w:rFonts w:ascii="Arial" w:hAnsi="Arial" w:cs="Arial"/>
          <w:b/>
          <w:bCs/>
          <w:sz w:val="24"/>
          <w:szCs w:val="24"/>
          <w:u w:val="single"/>
        </w:rPr>
      </w:pPr>
      <w:r w:rsidRPr="002810BC">
        <w:rPr>
          <w:rFonts w:ascii="Arial" w:hAnsi="Arial" w:cs="Arial"/>
          <w:b/>
          <w:bCs/>
          <w:sz w:val="24"/>
          <w:szCs w:val="24"/>
          <w:u w:val="single"/>
        </w:rPr>
        <w:t>Part 4: Design of Programmable Logic Array (PLA)</w:t>
      </w:r>
    </w:p>
    <w:p w14:paraId="599B8F95" w14:textId="5168FBA8" w:rsidR="00551D28" w:rsidRPr="002810BC" w:rsidRDefault="00551D28" w:rsidP="00551D28">
      <w:pPr>
        <w:jc w:val="both"/>
        <w:rPr>
          <w:rFonts w:ascii="Arial" w:hAnsi="Arial" w:cs="Arial"/>
          <w:sz w:val="24"/>
          <w:szCs w:val="24"/>
        </w:rPr>
      </w:pPr>
      <w:r w:rsidRPr="002810BC">
        <w:rPr>
          <w:rFonts w:ascii="Arial" w:hAnsi="Arial" w:cs="Arial"/>
          <w:sz w:val="24"/>
          <w:szCs w:val="24"/>
        </w:rPr>
        <w:lastRenderedPageBreak/>
        <w:t>In this section, we are going to look at how to design a Programmable Logic Array (PLA) and implement various Boolean logic functions using a PLA. The structure of a PLA is shown in Figure 1</w:t>
      </w:r>
      <w:r w:rsidR="00A01624" w:rsidRPr="002810BC">
        <w:rPr>
          <w:rFonts w:ascii="Arial" w:hAnsi="Arial" w:cs="Arial"/>
          <w:sz w:val="24"/>
          <w:szCs w:val="24"/>
        </w:rPr>
        <w:t>5</w:t>
      </w:r>
      <w:r w:rsidRPr="002810BC">
        <w:rPr>
          <w:rFonts w:ascii="Arial" w:hAnsi="Arial" w:cs="Arial"/>
          <w:sz w:val="24"/>
          <w:szCs w:val="24"/>
        </w:rPr>
        <w:t>.</w:t>
      </w:r>
    </w:p>
    <w:p w14:paraId="7E57FD1F" w14:textId="77777777" w:rsidR="005A5BCC" w:rsidRPr="002810BC" w:rsidRDefault="005A5BCC" w:rsidP="005A5BCC">
      <w:pPr>
        <w:keepNext/>
        <w:jc w:val="center"/>
        <w:rPr>
          <w:rFonts w:ascii="Arial" w:hAnsi="Arial" w:cs="Arial"/>
          <w:sz w:val="24"/>
          <w:szCs w:val="24"/>
        </w:rPr>
      </w:pPr>
      <w:r w:rsidRPr="002810BC">
        <w:rPr>
          <w:rFonts w:ascii="Arial" w:hAnsi="Arial" w:cs="Arial"/>
          <w:noProof/>
          <w:sz w:val="24"/>
          <w:szCs w:val="24"/>
          <w:lang w:eastAsia="zh-CN"/>
        </w:rPr>
        <w:drawing>
          <wp:inline distT="0" distB="0" distL="0" distR="0" wp14:anchorId="5807FF03" wp14:editId="6CE3E60F">
            <wp:extent cx="3381847" cy="3553321"/>
            <wp:effectExtent l="95250" t="19050" r="371475" b="3714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847" cy="3553321"/>
                    </a:xfrm>
                    <a:prstGeom prst="rect">
                      <a:avLst/>
                    </a:prstGeom>
                    <a:solidFill>
                      <a:srgbClr val="000000">
                        <a:shade val="95000"/>
                      </a:srgbClr>
                    </a:solidFill>
                    <a:ln w="3175" cap="sq">
                      <a:solidFill>
                        <a:schemeClr val="tx1"/>
                      </a:solidFill>
                      <a:miter lim="800000"/>
                    </a:ln>
                    <a:effectLst>
                      <a:outerShdw blurRad="254000" dist="190500" dir="2700000" sy="90000" algn="bl" rotWithShape="0">
                        <a:srgbClr val="000000">
                          <a:alpha val="40000"/>
                        </a:srgbClr>
                      </a:outerShdw>
                    </a:effectLst>
                  </pic:spPr>
                </pic:pic>
              </a:graphicData>
            </a:graphic>
          </wp:inline>
        </w:drawing>
      </w:r>
    </w:p>
    <w:p w14:paraId="72038691" w14:textId="636E9930" w:rsidR="005A5BCC" w:rsidRPr="002810BC" w:rsidRDefault="005A5BCC" w:rsidP="005A5BCC">
      <w:pPr>
        <w:pStyle w:val="a4"/>
        <w:jc w:val="center"/>
        <w:rPr>
          <w:rFonts w:ascii="Arial" w:hAnsi="Arial" w:cs="Arial"/>
          <w:i w:val="0"/>
          <w:iCs w:val="0"/>
          <w:sz w:val="24"/>
          <w:szCs w:val="24"/>
        </w:rPr>
      </w:pPr>
      <w:r w:rsidRPr="002810BC">
        <w:rPr>
          <w:rFonts w:ascii="Arial" w:hAnsi="Arial" w:cs="Arial"/>
          <w:i w:val="0"/>
          <w:iCs w:val="0"/>
          <w:sz w:val="24"/>
          <w:szCs w:val="24"/>
        </w:rPr>
        <w:t xml:space="preserve">Figure </w:t>
      </w:r>
      <w:r w:rsidRPr="002810BC">
        <w:rPr>
          <w:rFonts w:ascii="Arial" w:hAnsi="Arial" w:cs="Arial"/>
          <w:i w:val="0"/>
          <w:iCs w:val="0"/>
          <w:sz w:val="24"/>
          <w:szCs w:val="24"/>
        </w:rPr>
        <w:fldChar w:fldCharType="begin"/>
      </w:r>
      <w:r w:rsidRPr="002810BC">
        <w:rPr>
          <w:rFonts w:ascii="Arial" w:hAnsi="Arial" w:cs="Arial"/>
          <w:i w:val="0"/>
          <w:iCs w:val="0"/>
          <w:sz w:val="24"/>
          <w:szCs w:val="24"/>
        </w:rPr>
        <w:instrText xml:space="preserve"> SEQ Figure \* ARABIC </w:instrText>
      </w:r>
      <w:r w:rsidRPr="002810BC">
        <w:rPr>
          <w:rFonts w:ascii="Arial" w:hAnsi="Arial" w:cs="Arial"/>
          <w:i w:val="0"/>
          <w:iCs w:val="0"/>
          <w:sz w:val="24"/>
          <w:szCs w:val="24"/>
        </w:rPr>
        <w:fldChar w:fldCharType="separate"/>
      </w:r>
      <w:r w:rsidR="0025382F">
        <w:rPr>
          <w:rFonts w:ascii="Arial" w:hAnsi="Arial" w:cs="Arial"/>
          <w:i w:val="0"/>
          <w:iCs w:val="0"/>
          <w:noProof/>
          <w:sz w:val="24"/>
          <w:szCs w:val="24"/>
        </w:rPr>
        <w:t>15</w:t>
      </w:r>
      <w:r w:rsidRPr="002810BC">
        <w:rPr>
          <w:rFonts w:ascii="Arial" w:hAnsi="Arial" w:cs="Arial"/>
          <w:i w:val="0"/>
          <w:iCs w:val="0"/>
          <w:sz w:val="24"/>
          <w:szCs w:val="24"/>
        </w:rPr>
        <w:fldChar w:fldCharType="end"/>
      </w:r>
      <w:r w:rsidRPr="002810BC">
        <w:rPr>
          <w:rFonts w:ascii="Arial" w:hAnsi="Arial" w:cs="Arial"/>
          <w:i w:val="0"/>
          <w:iCs w:val="0"/>
          <w:sz w:val="24"/>
          <w:szCs w:val="24"/>
        </w:rPr>
        <w:t>: PLA Structure</w:t>
      </w:r>
    </w:p>
    <w:p w14:paraId="643E3DF3" w14:textId="77777777" w:rsidR="002A52A5" w:rsidRPr="002810BC" w:rsidRDefault="00FD597A" w:rsidP="00FC2941">
      <w:pPr>
        <w:rPr>
          <w:rFonts w:ascii="Arial" w:hAnsi="Arial" w:cs="Arial"/>
          <w:sz w:val="24"/>
          <w:szCs w:val="24"/>
        </w:rPr>
      </w:pPr>
      <w:r w:rsidRPr="002810BC">
        <w:rPr>
          <w:rFonts w:ascii="Arial" w:hAnsi="Arial" w:cs="Arial"/>
          <w:sz w:val="24"/>
          <w:szCs w:val="24"/>
        </w:rPr>
        <w:t>In a PLA, both the AND array and OR array are programmable. The PLA design is highly dependent on the functions that are being implemented.</w:t>
      </w:r>
      <w:r w:rsidR="002A52A5" w:rsidRPr="002810BC">
        <w:rPr>
          <w:rFonts w:ascii="Arial" w:hAnsi="Arial" w:cs="Arial"/>
          <w:sz w:val="24"/>
          <w:szCs w:val="24"/>
        </w:rPr>
        <w:t xml:space="preserve"> </w:t>
      </w:r>
    </w:p>
    <w:p w14:paraId="0B740C29" w14:textId="306BDE25" w:rsidR="00FC2941" w:rsidRPr="002810BC" w:rsidRDefault="002A52A5" w:rsidP="00FC2941">
      <w:pPr>
        <w:rPr>
          <w:rFonts w:ascii="Arial" w:hAnsi="Arial" w:cs="Arial"/>
          <w:sz w:val="24"/>
          <w:szCs w:val="24"/>
        </w:rPr>
      </w:pPr>
      <w:r w:rsidRPr="002810BC">
        <w:rPr>
          <w:rFonts w:ascii="Arial" w:hAnsi="Arial" w:cs="Arial"/>
          <w:sz w:val="24"/>
          <w:szCs w:val="24"/>
        </w:rPr>
        <w:t xml:space="preserve">For example, let us </w:t>
      </w:r>
      <w:r w:rsidR="00B57B48" w:rsidRPr="002810BC">
        <w:rPr>
          <w:rFonts w:ascii="Arial" w:hAnsi="Arial" w:cs="Arial"/>
          <w:sz w:val="24"/>
          <w:szCs w:val="24"/>
        </w:rPr>
        <w:t>see how we could design</w:t>
      </w:r>
      <w:r w:rsidRPr="002810BC">
        <w:rPr>
          <w:rFonts w:ascii="Arial" w:hAnsi="Arial" w:cs="Arial"/>
          <w:sz w:val="24"/>
          <w:szCs w:val="24"/>
        </w:rPr>
        <w:t xml:space="preserve"> the following Boolean functions using a PLA:</w:t>
      </w:r>
    </w:p>
    <w:p w14:paraId="5A86F864" w14:textId="368B2E8C" w:rsidR="002A52A5" w:rsidRPr="002810BC" w:rsidRDefault="002A52A5" w:rsidP="002A52A5">
      <w:pPr>
        <w:pStyle w:val="a5"/>
        <w:numPr>
          <w:ilvl w:val="0"/>
          <w:numId w:val="9"/>
        </w:numPr>
        <w:rPr>
          <w:rFonts w:ascii="Arial" w:hAnsi="Arial" w:cs="Arial"/>
          <w:sz w:val="24"/>
          <w:szCs w:val="24"/>
        </w:rPr>
      </w:pPr>
      <w:r w:rsidRPr="002810BC">
        <w:rPr>
          <w:rFonts w:ascii="Arial" w:hAnsi="Arial" w:cs="Arial"/>
          <w:sz w:val="24"/>
          <w:szCs w:val="24"/>
        </w:rPr>
        <w:t>F1</w:t>
      </w:r>
      <w:r w:rsidR="00286A0A" w:rsidRPr="002810BC">
        <w:rPr>
          <w:rFonts w:ascii="Arial" w:hAnsi="Arial" w:cs="Arial"/>
          <w:sz w:val="24"/>
          <w:szCs w:val="24"/>
        </w:rPr>
        <w:t>(A,</w:t>
      </w:r>
      <w:r w:rsidR="00FC4042" w:rsidRPr="002810BC">
        <w:rPr>
          <w:rFonts w:ascii="Arial" w:hAnsi="Arial" w:cs="Arial"/>
          <w:sz w:val="24"/>
          <w:szCs w:val="24"/>
        </w:rPr>
        <w:t xml:space="preserve"> </w:t>
      </w:r>
      <w:r w:rsidR="00286A0A" w:rsidRPr="002810BC">
        <w:rPr>
          <w:rFonts w:ascii="Arial" w:hAnsi="Arial" w:cs="Arial"/>
          <w:sz w:val="24"/>
          <w:szCs w:val="24"/>
        </w:rPr>
        <w:t>B,</w:t>
      </w:r>
      <w:r w:rsidR="00FC4042" w:rsidRPr="002810BC">
        <w:rPr>
          <w:rFonts w:ascii="Arial" w:hAnsi="Arial" w:cs="Arial"/>
          <w:sz w:val="24"/>
          <w:szCs w:val="24"/>
        </w:rPr>
        <w:t xml:space="preserve"> </w:t>
      </w:r>
      <w:r w:rsidR="00286A0A" w:rsidRPr="002810BC">
        <w:rPr>
          <w:rFonts w:ascii="Arial" w:hAnsi="Arial" w:cs="Arial"/>
          <w:sz w:val="24"/>
          <w:szCs w:val="24"/>
        </w:rPr>
        <w:t>C)</w:t>
      </w:r>
      <w:r w:rsidRPr="002810BC">
        <w:rPr>
          <w:rFonts w:ascii="Arial" w:hAnsi="Arial" w:cs="Arial"/>
          <w:sz w:val="24"/>
          <w:szCs w:val="24"/>
        </w:rPr>
        <w:t xml:space="preserve"> = AB + AC’</w:t>
      </w:r>
    </w:p>
    <w:p w14:paraId="16931026" w14:textId="6EC27EE6" w:rsidR="002A52A5" w:rsidRPr="002810BC" w:rsidRDefault="002A52A5" w:rsidP="002A52A5">
      <w:pPr>
        <w:pStyle w:val="a5"/>
        <w:numPr>
          <w:ilvl w:val="0"/>
          <w:numId w:val="9"/>
        </w:numPr>
        <w:rPr>
          <w:rFonts w:ascii="Arial" w:hAnsi="Arial" w:cs="Arial"/>
          <w:sz w:val="24"/>
          <w:szCs w:val="24"/>
        </w:rPr>
      </w:pPr>
      <w:r w:rsidRPr="002810BC">
        <w:rPr>
          <w:rFonts w:ascii="Arial" w:hAnsi="Arial" w:cs="Arial"/>
          <w:sz w:val="24"/>
          <w:szCs w:val="24"/>
        </w:rPr>
        <w:t>F2</w:t>
      </w:r>
      <w:r w:rsidR="00286A0A" w:rsidRPr="002810BC">
        <w:rPr>
          <w:rFonts w:ascii="Arial" w:hAnsi="Arial" w:cs="Arial"/>
          <w:sz w:val="24"/>
          <w:szCs w:val="24"/>
        </w:rPr>
        <w:t>(A,</w:t>
      </w:r>
      <w:r w:rsidR="00FC4042" w:rsidRPr="002810BC">
        <w:rPr>
          <w:rFonts w:ascii="Arial" w:hAnsi="Arial" w:cs="Arial"/>
          <w:sz w:val="24"/>
          <w:szCs w:val="24"/>
        </w:rPr>
        <w:t xml:space="preserve"> </w:t>
      </w:r>
      <w:r w:rsidR="00286A0A" w:rsidRPr="002810BC">
        <w:rPr>
          <w:rFonts w:ascii="Arial" w:hAnsi="Arial" w:cs="Arial"/>
          <w:sz w:val="24"/>
          <w:szCs w:val="24"/>
        </w:rPr>
        <w:t>B,</w:t>
      </w:r>
      <w:r w:rsidR="00FC4042" w:rsidRPr="002810BC">
        <w:rPr>
          <w:rFonts w:ascii="Arial" w:hAnsi="Arial" w:cs="Arial"/>
          <w:sz w:val="24"/>
          <w:szCs w:val="24"/>
        </w:rPr>
        <w:t xml:space="preserve"> </w:t>
      </w:r>
      <w:r w:rsidR="00286A0A" w:rsidRPr="002810BC">
        <w:rPr>
          <w:rFonts w:ascii="Arial" w:hAnsi="Arial" w:cs="Arial"/>
          <w:sz w:val="24"/>
          <w:szCs w:val="24"/>
        </w:rPr>
        <w:t>C)</w:t>
      </w:r>
      <w:r w:rsidRPr="002810BC">
        <w:rPr>
          <w:rFonts w:ascii="Arial" w:hAnsi="Arial" w:cs="Arial"/>
          <w:sz w:val="24"/>
          <w:szCs w:val="24"/>
        </w:rPr>
        <w:t xml:space="preserve"> = AB’ + BC + AC’</w:t>
      </w:r>
    </w:p>
    <w:p w14:paraId="34C08A0B" w14:textId="5E5718C2" w:rsidR="002A52A5" w:rsidRPr="002810BC" w:rsidRDefault="002A52A5" w:rsidP="00D403AD">
      <w:pPr>
        <w:jc w:val="both"/>
        <w:rPr>
          <w:rFonts w:ascii="Arial" w:hAnsi="Arial" w:cs="Arial"/>
          <w:sz w:val="24"/>
          <w:szCs w:val="24"/>
        </w:rPr>
      </w:pPr>
      <w:r w:rsidRPr="002810BC">
        <w:rPr>
          <w:rFonts w:ascii="Arial" w:hAnsi="Arial" w:cs="Arial"/>
          <w:sz w:val="24"/>
          <w:szCs w:val="24"/>
        </w:rPr>
        <w:t xml:space="preserve">F1 consists of two product terms and F2 consists of three product terms. The number of AND gates required for the programmable AND array depends on the number of unique product terms. In this example, F1 and F2 has one common term, </w:t>
      </w:r>
      <w:r w:rsidRPr="002810BC">
        <w:rPr>
          <w:rFonts w:ascii="Arial" w:hAnsi="Arial" w:cs="Arial"/>
          <w:b/>
          <w:bCs/>
          <w:sz w:val="24"/>
          <w:szCs w:val="24"/>
        </w:rPr>
        <w:t>AC’</w:t>
      </w:r>
      <w:r w:rsidRPr="002810BC">
        <w:rPr>
          <w:rFonts w:ascii="Arial" w:hAnsi="Arial" w:cs="Arial"/>
          <w:sz w:val="24"/>
          <w:szCs w:val="24"/>
        </w:rPr>
        <w:t>. Hence, there are four unique product terms. The PLA design should then have</w:t>
      </w:r>
      <w:r w:rsidRPr="002810BC">
        <w:rPr>
          <w:rFonts w:ascii="Arial" w:hAnsi="Arial" w:cs="Arial"/>
          <w:b/>
          <w:bCs/>
          <w:sz w:val="24"/>
          <w:szCs w:val="24"/>
        </w:rPr>
        <w:t xml:space="preserve"> four</w:t>
      </w:r>
      <w:r w:rsidRPr="002810BC">
        <w:rPr>
          <w:rFonts w:ascii="Arial" w:hAnsi="Arial" w:cs="Arial"/>
          <w:sz w:val="24"/>
          <w:szCs w:val="24"/>
        </w:rPr>
        <w:t xml:space="preserve"> AND gates. </w:t>
      </w:r>
    </w:p>
    <w:p w14:paraId="4E5DAC1C" w14:textId="1DB2A067" w:rsidR="002A52A5" w:rsidRPr="002810BC" w:rsidRDefault="002A52A5" w:rsidP="00D403AD">
      <w:pPr>
        <w:jc w:val="both"/>
        <w:rPr>
          <w:rFonts w:ascii="Arial" w:hAnsi="Arial" w:cs="Arial"/>
          <w:sz w:val="24"/>
          <w:szCs w:val="24"/>
        </w:rPr>
      </w:pPr>
      <w:r w:rsidRPr="002810BC">
        <w:rPr>
          <w:rFonts w:ascii="Arial" w:hAnsi="Arial" w:cs="Arial"/>
          <w:sz w:val="24"/>
          <w:szCs w:val="24"/>
        </w:rPr>
        <w:t xml:space="preserve">The number of OR gates depend on the number of functions being implemented. In this case, there are two functions and so </w:t>
      </w:r>
      <w:r w:rsidRPr="002810BC">
        <w:rPr>
          <w:rFonts w:ascii="Arial" w:hAnsi="Arial" w:cs="Arial"/>
          <w:b/>
          <w:bCs/>
          <w:sz w:val="24"/>
          <w:szCs w:val="24"/>
        </w:rPr>
        <w:t xml:space="preserve">two </w:t>
      </w:r>
      <w:r w:rsidRPr="002810BC">
        <w:rPr>
          <w:rFonts w:ascii="Arial" w:hAnsi="Arial" w:cs="Arial"/>
          <w:sz w:val="24"/>
          <w:szCs w:val="24"/>
        </w:rPr>
        <w:t>OR gates are required.</w:t>
      </w:r>
      <w:r w:rsidR="00591732" w:rsidRPr="002810BC">
        <w:rPr>
          <w:rFonts w:ascii="Arial" w:hAnsi="Arial" w:cs="Arial"/>
          <w:sz w:val="24"/>
          <w:szCs w:val="24"/>
        </w:rPr>
        <w:t xml:space="preserve"> The number of inputs on each OR gate </w:t>
      </w:r>
      <w:proofErr w:type="gramStart"/>
      <w:r w:rsidR="00591732" w:rsidRPr="002810BC">
        <w:rPr>
          <w:rFonts w:ascii="Arial" w:hAnsi="Arial" w:cs="Arial"/>
          <w:sz w:val="24"/>
          <w:szCs w:val="24"/>
        </w:rPr>
        <w:t>are</w:t>
      </w:r>
      <w:proofErr w:type="gramEnd"/>
      <w:r w:rsidR="00591732" w:rsidRPr="002810BC">
        <w:rPr>
          <w:rFonts w:ascii="Arial" w:hAnsi="Arial" w:cs="Arial"/>
          <w:sz w:val="24"/>
          <w:szCs w:val="24"/>
        </w:rPr>
        <w:t xml:space="preserve"> decided by the number of sum of product (SOP) terms. In this example, F1 has two terms and F2 has three terms. Hence, F1 requires a </w:t>
      </w:r>
      <w:r w:rsidR="00591732" w:rsidRPr="002810BC">
        <w:rPr>
          <w:rFonts w:ascii="Arial" w:hAnsi="Arial" w:cs="Arial"/>
          <w:b/>
          <w:bCs/>
          <w:sz w:val="24"/>
          <w:szCs w:val="24"/>
        </w:rPr>
        <w:t>two</w:t>
      </w:r>
      <w:r w:rsidR="00591732" w:rsidRPr="002810BC">
        <w:rPr>
          <w:rFonts w:ascii="Arial" w:hAnsi="Arial" w:cs="Arial"/>
          <w:sz w:val="24"/>
          <w:szCs w:val="24"/>
        </w:rPr>
        <w:t xml:space="preserve"> input OR </w:t>
      </w:r>
      <w:r w:rsidR="00591732" w:rsidRPr="002810BC">
        <w:rPr>
          <w:rFonts w:ascii="Arial" w:hAnsi="Arial" w:cs="Arial"/>
          <w:sz w:val="24"/>
          <w:szCs w:val="24"/>
        </w:rPr>
        <w:lastRenderedPageBreak/>
        <w:t xml:space="preserve">gate and F2 requires a </w:t>
      </w:r>
      <w:r w:rsidR="00591732" w:rsidRPr="002810BC">
        <w:rPr>
          <w:rFonts w:ascii="Arial" w:hAnsi="Arial" w:cs="Arial"/>
          <w:b/>
          <w:bCs/>
          <w:sz w:val="24"/>
          <w:szCs w:val="24"/>
        </w:rPr>
        <w:t>three</w:t>
      </w:r>
      <w:r w:rsidR="00591732" w:rsidRPr="002810BC">
        <w:rPr>
          <w:rFonts w:ascii="Arial" w:hAnsi="Arial" w:cs="Arial"/>
          <w:sz w:val="24"/>
          <w:szCs w:val="24"/>
        </w:rPr>
        <w:t xml:space="preserve"> input OR gate.</w:t>
      </w:r>
      <w:r w:rsidR="00B57B48" w:rsidRPr="002810BC">
        <w:rPr>
          <w:rFonts w:ascii="Arial" w:hAnsi="Arial" w:cs="Arial"/>
          <w:sz w:val="24"/>
          <w:szCs w:val="24"/>
        </w:rPr>
        <w:t xml:space="preserve"> Figure 16 shows how this would be implemented in Logisim.</w:t>
      </w:r>
    </w:p>
    <w:p w14:paraId="2B36FD59" w14:textId="77777777" w:rsidR="00B57B48" w:rsidRPr="002810BC" w:rsidRDefault="00B57B48" w:rsidP="00B57B48">
      <w:pPr>
        <w:keepNext/>
        <w:rPr>
          <w:rFonts w:ascii="Arial" w:hAnsi="Arial" w:cs="Arial"/>
          <w:sz w:val="24"/>
          <w:szCs w:val="24"/>
        </w:rPr>
      </w:pPr>
      <w:r w:rsidRPr="002810BC">
        <w:rPr>
          <w:rFonts w:ascii="Arial" w:hAnsi="Arial" w:cs="Arial"/>
          <w:noProof/>
          <w:sz w:val="24"/>
          <w:szCs w:val="24"/>
          <w:lang w:eastAsia="zh-CN"/>
        </w:rPr>
        <w:drawing>
          <wp:inline distT="0" distB="0" distL="0" distR="0" wp14:anchorId="5BB4EE26" wp14:editId="3970FD9C">
            <wp:extent cx="5943600" cy="4010025"/>
            <wp:effectExtent l="95250" t="19050" r="36195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0025"/>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96D297A" w14:textId="54459297" w:rsidR="00B57B48" w:rsidRPr="002810BC" w:rsidRDefault="00B57B48" w:rsidP="00B57B48">
      <w:pPr>
        <w:pStyle w:val="a4"/>
        <w:jc w:val="center"/>
        <w:rPr>
          <w:rFonts w:ascii="Arial" w:hAnsi="Arial" w:cs="Arial"/>
          <w:b/>
          <w:bCs/>
          <w:i w:val="0"/>
          <w:iCs w:val="0"/>
          <w:sz w:val="24"/>
          <w:szCs w:val="24"/>
        </w:rPr>
      </w:pPr>
      <w:r w:rsidRPr="002810BC">
        <w:rPr>
          <w:rFonts w:ascii="Arial" w:hAnsi="Arial" w:cs="Arial"/>
          <w:b/>
          <w:bCs/>
          <w:i w:val="0"/>
          <w:iCs w:val="0"/>
          <w:sz w:val="24"/>
          <w:szCs w:val="24"/>
        </w:rPr>
        <w:t xml:space="preserve">Figure </w:t>
      </w:r>
      <w:r w:rsidRPr="002810BC">
        <w:rPr>
          <w:rFonts w:ascii="Arial" w:hAnsi="Arial" w:cs="Arial"/>
          <w:b/>
          <w:bCs/>
          <w:i w:val="0"/>
          <w:iCs w:val="0"/>
          <w:sz w:val="24"/>
          <w:szCs w:val="24"/>
        </w:rPr>
        <w:fldChar w:fldCharType="begin"/>
      </w:r>
      <w:r w:rsidRPr="002810BC">
        <w:rPr>
          <w:rFonts w:ascii="Arial" w:hAnsi="Arial" w:cs="Arial"/>
          <w:b/>
          <w:bCs/>
          <w:i w:val="0"/>
          <w:iCs w:val="0"/>
          <w:sz w:val="24"/>
          <w:szCs w:val="24"/>
        </w:rPr>
        <w:instrText xml:space="preserve"> SEQ Figure \* ARABIC </w:instrText>
      </w:r>
      <w:r w:rsidRPr="002810BC">
        <w:rPr>
          <w:rFonts w:ascii="Arial" w:hAnsi="Arial" w:cs="Arial"/>
          <w:b/>
          <w:bCs/>
          <w:i w:val="0"/>
          <w:iCs w:val="0"/>
          <w:sz w:val="24"/>
          <w:szCs w:val="24"/>
        </w:rPr>
        <w:fldChar w:fldCharType="separate"/>
      </w:r>
      <w:r w:rsidR="0025382F">
        <w:rPr>
          <w:rFonts w:ascii="Arial" w:hAnsi="Arial" w:cs="Arial"/>
          <w:b/>
          <w:bCs/>
          <w:i w:val="0"/>
          <w:iCs w:val="0"/>
          <w:noProof/>
          <w:sz w:val="24"/>
          <w:szCs w:val="24"/>
        </w:rPr>
        <w:t>16</w:t>
      </w:r>
      <w:r w:rsidRPr="002810BC">
        <w:rPr>
          <w:rFonts w:ascii="Arial" w:hAnsi="Arial" w:cs="Arial"/>
          <w:b/>
          <w:bCs/>
          <w:i w:val="0"/>
          <w:iCs w:val="0"/>
          <w:sz w:val="24"/>
          <w:szCs w:val="24"/>
        </w:rPr>
        <w:fldChar w:fldCharType="end"/>
      </w:r>
      <w:r w:rsidRPr="002810BC">
        <w:rPr>
          <w:rFonts w:ascii="Arial" w:hAnsi="Arial" w:cs="Arial"/>
          <w:b/>
          <w:bCs/>
          <w:i w:val="0"/>
          <w:iCs w:val="0"/>
          <w:sz w:val="24"/>
          <w:szCs w:val="24"/>
        </w:rPr>
        <w:t>: PLA Design Example</w:t>
      </w:r>
    </w:p>
    <w:p w14:paraId="17FC45B6" w14:textId="77777777" w:rsidR="000151E2" w:rsidRDefault="000151E2" w:rsidP="002A52A5">
      <w:pPr>
        <w:rPr>
          <w:rFonts w:ascii="Arial" w:hAnsi="Arial" w:cs="Arial"/>
          <w:sz w:val="24"/>
          <w:szCs w:val="24"/>
        </w:rPr>
      </w:pPr>
    </w:p>
    <w:p w14:paraId="7A0373F6" w14:textId="77777777" w:rsidR="000151E2" w:rsidRDefault="000151E2" w:rsidP="002A52A5">
      <w:pPr>
        <w:rPr>
          <w:rFonts w:ascii="Arial" w:hAnsi="Arial" w:cs="Arial"/>
          <w:sz w:val="24"/>
          <w:szCs w:val="24"/>
        </w:rPr>
      </w:pPr>
    </w:p>
    <w:p w14:paraId="06AD7DC1" w14:textId="77777777" w:rsidR="000151E2" w:rsidRDefault="000151E2" w:rsidP="002A52A5">
      <w:pPr>
        <w:rPr>
          <w:rFonts w:ascii="Arial" w:hAnsi="Arial" w:cs="Arial"/>
          <w:sz w:val="24"/>
          <w:szCs w:val="24"/>
        </w:rPr>
      </w:pPr>
    </w:p>
    <w:p w14:paraId="3F78C237" w14:textId="77777777" w:rsidR="000151E2" w:rsidRDefault="000151E2" w:rsidP="002A52A5">
      <w:pPr>
        <w:rPr>
          <w:rFonts w:ascii="Arial" w:hAnsi="Arial" w:cs="Arial"/>
          <w:sz w:val="24"/>
          <w:szCs w:val="24"/>
        </w:rPr>
      </w:pPr>
    </w:p>
    <w:p w14:paraId="4D1944AB" w14:textId="77777777" w:rsidR="000151E2" w:rsidRDefault="000151E2" w:rsidP="002A52A5">
      <w:pPr>
        <w:rPr>
          <w:rFonts w:ascii="Arial" w:hAnsi="Arial" w:cs="Arial"/>
          <w:sz w:val="24"/>
          <w:szCs w:val="24"/>
        </w:rPr>
      </w:pPr>
    </w:p>
    <w:p w14:paraId="1C53EF36" w14:textId="77777777" w:rsidR="000151E2" w:rsidRDefault="000151E2" w:rsidP="002A52A5">
      <w:pPr>
        <w:rPr>
          <w:rFonts w:ascii="Arial" w:hAnsi="Arial" w:cs="Arial"/>
          <w:sz w:val="24"/>
          <w:szCs w:val="24"/>
        </w:rPr>
      </w:pPr>
    </w:p>
    <w:p w14:paraId="10307857" w14:textId="77777777" w:rsidR="000151E2" w:rsidRDefault="000151E2" w:rsidP="002A52A5">
      <w:pPr>
        <w:rPr>
          <w:rFonts w:ascii="Arial" w:hAnsi="Arial" w:cs="Arial"/>
          <w:sz w:val="24"/>
          <w:szCs w:val="24"/>
        </w:rPr>
      </w:pPr>
    </w:p>
    <w:p w14:paraId="4C2957C8" w14:textId="77777777" w:rsidR="000151E2" w:rsidRDefault="000151E2" w:rsidP="002A52A5">
      <w:pPr>
        <w:rPr>
          <w:rFonts w:ascii="Arial" w:hAnsi="Arial" w:cs="Arial"/>
          <w:sz w:val="24"/>
          <w:szCs w:val="24"/>
        </w:rPr>
      </w:pPr>
    </w:p>
    <w:p w14:paraId="12C08DD3" w14:textId="77777777" w:rsidR="000151E2" w:rsidRDefault="000151E2" w:rsidP="002A52A5">
      <w:pPr>
        <w:rPr>
          <w:rFonts w:ascii="Arial" w:hAnsi="Arial" w:cs="Arial"/>
          <w:sz w:val="24"/>
          <w:szCs w:val="24"/>
        </w:rPr>
      </w:pPr>
    </w:p>
    <w:p w14:paraId="7CD59ADC" w14:textId="6F021EF9" w:rsidR="000151E2" w:rsidRPr="00922333" w:rsidRDefault="000151E2" w:rsidP="000151E2">
      <w:pPr>
        <w:jc w:val="both"/>
        <w:rPr>
          <w:rFonts w:ascii="Arial" w:hAnsi="Arial" w:cs="Arial"/>
          <w:b/>
          <w:bCs/>
          <w:i/>
          <w:iCs/>
          <w:color w:val="7030A0"/>
          <w:sz w:val="24"/>
          <w:szCs w:val="24"/>
          <w:u w:val="single"/>
        </w:rPr>
      </w:pPr>
      <w:r w:rsidRPr="00922333">
        <w:rPr>
          <w:rFonts w:ascii="Arial" w:hAnsi="Arial" w:cs="Arial"/>
          <w:b/>
          <w:bCs/>
          <w:i/>
          <w:iCs/>
          <w:color w:val="7030A0"/>
          <w:sz w:val="24"/>
          <w:szCs w:val="24"/>
          <w:highlight w:val="yellow"/>
          <w:u w:val="single"/>
        </w:rPr>
        <w:t>Task 4.1: PLA design using simple Boolean Logic</w:t>
      </w:r>
    </w:p>
    <w:p w14:paraId="2C94F41B" w14:textId="0F6228C4" w:rsidR="00286A0A" w:rsidRPr="002810BC" w:rsidRDefault="000151E2" w:rsidP="002A52A5">
      <w:pPr>
        <w:rPr>
          <w:rFonts w:ascii="Arial" w:hAnsi="Arial" w:cs="Arial"/>
          <w:sz w:val="24"/>
          <w:szCs w:val="24"/>
        </w:rPr>
      </w:pPr>
      <w:r>
        <w:rPr>
          <w:rFonts w:ascii="Arial" w:hAnsi="Arial" w:cs="Arial"/>
          <w:sz w:val="24"/>
          <w:szCs w:val="24"/>
        </w:rPr>
        <w:lastRenderedPageBreak/>
        <w:t>I</w:t>
      </w:r>
      <w:r w:rsidR="00286A0A" w:rsidRPr="002810BC">
        <w:rPr>
          <w:rFonts w:ascii="Arial" w:hAnsi="Arial" w:cs="Arial"/>
          <w:sz w:val="24"/>
          <w:szCs w:val="24"/>
        </w:rPr>
        <w:t>mplement the following Boolean functions using</w:t>
      </w:r>
      <w:r>
        <w:rPr>
          <w:rFonts w:ascii="Arial" w:hAnsi="Arial" w:cs="Arial"/>
          <w:sz w:val="24"/>
          <w:szCs w:val="24"/>
        </w:rPr>
        <w:t xml:space="preserve"> PLA</w:t>
      </w:r>
      <w:r w:rsidR="00286A0A" w:rsidRPr="002810BC">
        <w:rPr>
          <w:rFonts w:ascii="Arial" w:hAnsi="Arial" w:cs="Arial"/>
          <w:sz w:val="24"/>
          <w:szCs w:val="24"/>
        </w:rPr>
        <w:t>:</w:t>
      </w:r>
    </w:p>
    <w:p w14:paraId="7B5D9D05" w14:textId="1D4FC654" w:rsidR="00286A0A" w:rsidRPr="002810BC" w:rsidRDefault="00286A0A" w:rsidP="00286A0A">
      <w:pPr>
        <w:pStyle w:val="a5"/>
        <w:numPr>
          <w:ilvl w:val="0"/>
          <w:numId w:val="23"/>
        </w:numPr>
        <w:rPr>
          <w:rFonts w:ascii="Arial" w:hAnsi="Arial" w:cs="Arial"/>
          <w:sz w:val="24"/>
          <w:szCs w:val="24"/>
        </w:rPr>
      </w:pPr>
      <w:r w:rsidRPr="002810BC">
        <w:rPr>
          <w:rFonts w:ascii="Arial" w:hAnsi="Arial" w:cs="Arial"/>
          <w:color w:val="FF0000"/>
          <w:sz w:val="24"/>
          <w:szCs w:val="24"/>
        </w:rPr>
        <w:t>F1</w:t>
      </w:r>
      <w:r w:rsidR="00EB4B99" w:rsidRPr="002810BC">
        <w:rPr>
          <w:rFonts w:ascii="Arial" w:hAnsi="Arial" w:cs="Arial"/>
          <w:color w:val="FF0000"/>
          <w:sz w:val="24"/>
          <w:szCs w:val="24"/>
        </w:rPr>
        <w:t>(A, B, C)</w:t>
      </w:r>
      <w:r w:rsidRPr="002810BC">
        <w:rPr>
          <w:rFonts w:ascii="Arial" w:hAnsi="Arial" w:cs="Arial"/>
          <w:color w:val="FF0000"/>
          <w:sz w:val="24"/>
          <w:szCs w:val="24"/>
        </w:rPr>
        <w:t xml:space="preserve"> = </w:t>
      </w:r>
      <w:r w:rsidR="00343EF2" w:rsidRPr="002810BC">
        <w:rPr>
          <w:rFonts w:ascii="Arial" w:hAnsi="Arial" w:cs="Arial"/>
          <w:color w:val="FF0000"/>
          <w:sz w:val="24"/>
          <w:szCs w:val="24"/>
        </w:rPr>
        <w:t>(AB + AC + BC)’</w:t>
      </w:r>
    </w:p>
    <w:p w14:paraId="3A2B9318" w14:textId="5873DB4A" w:rsidR="00EB4B99" w:rsidRPr="002810BC" w:rsidRDefault="00EB4B99" w:rsidP="00286A0A">
      <w:pPr>
        <w:pStyle w:val="a5"/>
        <w:numPr>
          <w:ilvl w:val="0"/>
          <w:numId w:val="23"/>
        </w:numPr>
        <w:rPr>
          <w:rFonts w:ascii="Arial" w:hAnsi="Arial" w:cs="Arial"/>
          <w:sz w:val="24"/>
          <w:szCs w:val="24"/>
        </w:rPr>
      </w:pPr>
      <w:r w:rsidRPr="002810BC">
        <w:rPr>
          <w:rFonts w:ascii="Arial" w:hAnsi="Arial" w:cs="Arial"/>
          <w:color w:val="FF0000"/>
          <w:sz w:val="24"/>
          <w:szCs w:val="24"/>
        </w:rPr>
        <w:t xml:space="preserve">F2(A, B, C) = </w:t>
      </w:r>
      <w:r w:rsidR="00343EF2" w:rsidRPr="002810BC">
        <w:rPr>
          <w:rFonts w:ascii="Arial" w:hAnsi="Arial" w:cs="Arial"/>
          <w:color w:val="FF0000"/>
          <w:sz w:val="24"/>
          <w:szCs w:val="24"/>
        </w:rPr>
        <w:t>A</w:t>
      </w:r>
      <w:r w:rsidR="00074692">
        <w:rPr>
          <w:rFonts w:ascii="Arial" w:hAnsi="Arial" w:cs="Arial"/>
          <w:color w:val="FF0000"/>
          <w:sz w:val="24"/>
          <w:szCs w:val="24"/>
        </w:rPr>
        <w:t>’</w:t>
      </w:r>
      <w:r w:rsidR="00343EF2" w:rsidRPr="002810BC">
        <w:rPr>
          <w:rFonts w:ascii="Arial" w:hAnsi="Arial" w:cs="Arial"/>
          <w:color w:val="FF0000"/>
          <w:sz w:val="24"/>
          <w:szCs w:val="24"/>
        </w:rPr>
        <w:t>B</w:t>
      </w:r>
      <w:r w:rsidR="00074692">
        <w:rPr>
          <w:rFonts w:ascii="Arial" w:hAnsi="Arial" w:cs="Arial"/>
          <w:color w:val="FF0000"/>
          <w:sz w:val="24"/>
          <w:szCs w:val="24"/>
        </w:rPr>
        <w:t>’</w:t>
      </w:r>
      <w:r w:rsidR="00343EF2" w:rsidRPr="002810BC">
        <w:rPr>
          <w:rFonts w:ascii="Arial" w:hAnsi="Arial" w:cs="Arial"/>
          <w:color w:val="FF0000"/>
          <w:sz w:val="24"/>
          <w:szCs w:val="24"/>
        </w:rPr>
        <w:t xml:space="preserve"> + A</w:t>
      </w:r>
      <w:r w:rsidR="00074692">
        <w:rPr>
          <w:rFonts w:ascii="Arial" w:hAnsi="Arial" w:cs="Arial"/>
          <w:color w:val="FF0000"/>
          <w:sz w:val="24"/>
          <w:szCs w:val="24"/>
        </w:rPr>
        <w:t>’</w:t>
      </w:r>
      <w:r w:rsidR="00343EF2" w:rsidRPr="002810BC">
        <w:rPr>
          <w:rFonts w:ascii="Arial" w:hAnsi="Arial" w:cs="Arial"/>
          <w:color w:val="FF0000"/>
          <w:sz w:val="24"/>
          <w:szCs w:val="24"/>
        </w:rPr>
        <w:t>C</w:t>
      </w:r>
      <w:r w:rsidR="00074692">
        <w:rPr>
          <w:rFonts w:ascii="Arial" w:hAnsi="Arial" w:cs="Arial"/>
          <w:color w:val="FF0000"/>
          <w:sz w:val="24"/>
          <w:szCs w:val="24"/>
        </w:rPr>
        <w:t>’</w:t>
      </w:r>
      <w:r w:rsidR="00343EF2" w:rsidRPr="002810BC">
        <w:rPr>
          <w:rFonts w:ascii="Arial" w:hAnsi="Arial" w:cs="Arial"/>
          <w:color w:val="FF0000"/>
          <w:sz w:val="24"/>
          <w:szCs w:val="24"/>
        </w:rPr>
        <w:t xml:space="preserve"> + ABC</w:t>
      </w:r>
    </w:p>
    <w:p w14:paraId="09440D98" w14:textId="77777777" w:rsidR="00343EF2" w:rsidRPr="002810BC" w:rsidRDefault="00343EF2" w:rsidP="00343EF2">
      <w:pPr>
        <w:spacing w:line="240" w:lineRule="auto"/>
        <w:rPr>
          <w:rFonts w:ascii="Arial" w:hAnsi="Arial" w:cs="Arial"/>
          <w:b/>
          <w:bCs/>
          <w:color w:val="FF0000"/>
          <w:sz w:val="24"/>
          <w:szCs w:val="24"/>
        </w:rPr>
      </w:pPr>
    </w:p>
    <w:p w14:paraId="3F96D0EE" w14:textId="2E432FAE" w:rsidR="00093EE1" w:rsidRPr="002810BC" w:rsidRDefault="00343EF2" w:rsidP="000225E8">
      <w:pPr>
        <w:pStyle w:val="a5"/>
        <w:numPr>
          <w:ilvl w:val="0"/>
          <w:numId w:val="24"/>
        </w:numPr>
        <w:spacing w:line="240" w:lineRule="auto"/>
        <w:jc w:val="both"/>
        <w:rPr>
          <w:rFonts w:ascii="Arial" w:hAnsi="Arial" w:cs="Arial"/>
          <w:b/>
          <w:bCs/>
          <w:color w:val="FF0000"/>
          <w:sz w:val="24"/>
          <w:szCs w:val="24"/>
        </w:rPr>
      </w:pPr>
      <w:r w:rsidRPr="002810BC">
        <w:rPr>
          <w:rFonts w:ascii="Arial" w:hAnsi="Arial" w:cs="Arial"/>
          <w:b/>
          <w:bCs/>
          <w:color w:val="FF0000"/>
          <w:sz w:val="24"/>
          <w:szCs w:val="24"/>
        </w:rPr>
        <w:t>Create a truth table for F1 and F2 and identify simplified logic expressions</w:t>
      </w:r>
      <w:r w:rsidR="00CD3649">
        <w:rPr>
          <w:rFonts w:ascii="Arial" w:hAnsi="Arial" w:cs="Arial"/>
          <w:b/>
          <w:bCs/>
          <w:color w:val="FF0000"/>
          <w:sz w:val="24"/>
          <w:szCs w:val="24"/>
        </w:rPr>
        <w:t xml:space="preserve"> using K-map</w:t>
      </w:r>
      <w:r w:rsidRPr="002810BC">
        <w:rPr>
          <w:rFonts w:ascii="Arial" w:hAnsi="Arial" w:cs="Arial"/>
          <w:b/>
          <w:bCs/>
          <w:color w:val="FF0000"/>
          <w:sz w:val="24"/>
          <w:szCs w:val="24"/>
        </w:rPr>
        <w:t xml:space="preserve"> for each function in terms of inputs A, B and C. Use a PLA programming table.  Show all working done to arrive at your answers. </w:t>
      </w:r>
      <w:r w:rsidR="00922333">
        <w:rPr>
          <w:rFonts w:ascii="Arial" w:hAnsi="Arial" w:cs="Arial"/>
          <w:b/>
          <w:bCs/>
          <w:color w:val="FF0000"/>
          <w:sz w:val="24"/>
          <w:szCs w:val="24"/>
        </w:rPr>
        <w:t>Mark the interconnection in Fig</w:t>
      </w:r>
      <w:r w:rsidR="00D42943">
        <w:rPr>
          <w:rFonts w:ascii="Arial" w:hAnsi="Arial" w:cs="Arial"/>
          <w:b/>
          <w:bCs/>
          <w:color w:val="FF0000"/>
          <w:sz w:val="24"/>
          <w:szCs w:val="24"/>
        </w:rPr>
        <w:t>.</w:t>
      </w:r>
      <w:r w:rsidR="00922333">
        <w:rPr>
          <w:rFonts w:ascii="Arial" w:hAnsi="Arial" w:cs="Arial"/>
          <w:b/>
          <w:bCs/>
          <w:color w:val="FF0000"/>
          <w:sz w:val="24"/>
          <w:szCs w:val="24"/>
        </w:rPr>
        <w:t xml:space="preserve"> 1</w:t>
      </w:r>
      <w:r w:rsidR="00CD3649">
        <w:rPr>
          <w:rFonts w:ascii="Arial" w:hAnsi="Arial" w:cs="Arial"/>
          <w:b/>
          <w:bCs/>
          <w:color w:val="FF0000"/>
          <w:sz w:val="24"/>
          <w:szCs w:val="24"/>
        </w:rPr>
        <w:t>8</w:t>
      </w:r>
      <w:r w:rsidR="00922333">
        <w:rPr>
          <w:rFonts w:ascii="Arial" w:hAnsi="Arial" w:cs="Arial"/>
          <w:b/>
          <w:bCs/>
          <w:color w:val="FF0000"/>
          <w:sz w:val="24"/>
          <w:szCs w:val="24"/>
        </w:rPr>
        <w:t>.</w:t>
      </w:r>
    </w:p>
    <w:p w14:paraId="230D6DDF" w14:textId="77777777" w:rsidR="00093EE1" w:rsidRPr="002810BC" w:rsidRDefault="00093EE1" w:rsidP="00093EE1">
      <w:pPr>
        <w:pStyle w:val="a5"/>
        <w:spacing w:line="240" w:lineRule="auto"/>
        <w:ind w:left="360"/>
        <w:rPr>
          <w:rFonts w:ascii="Arial" w:hAnsi="Arial" w:cs="Arial"/>
          <w:b/>
          <w:bCs/>
          <w:color w:val="FF0000"/>
          <w:sz w:val="24"/>
          <w:szCs w:val="24"/>
        </w:rPr>
      </w:pPr>
    </w:p>
    <w:p w14:paraId="541ECF37" w14:textId="652F72C3" w:rsidR="00343EF2" w:rsidRPr="002810BC" w:rsidRDefault="00343EF2" w:rsidP="00922333">
      <w:pPr>
        <w:pStyle w:val="a5"/>
        <w:spacing w:line="240" w:lineRule="auto"/>
        <w:ind w:left="360"/>
        <w:jc w:val="right"/>
        <w:rPr>
          <w:rFonts w:ascii="Arial" w:hAnsi="Arial" w:cs="Arial"/>
          <w:b/>
          <w:bCs/>
          <w:color w:val="FF0000"/>
          <w:sz w:val="24"/>
          <w:szCs w:val="24"/>
        </w:rPr>
      </w:pPr>
      <w:r w:rsidRPr="002810BC">
        <w:rPr>
          <w:rFonts w:ascii="Arial" w:hAnsi="Arial" w:cs="Arial"/>
          <w:color w:val="FF0000"/>
          <w:sz w:val="24"/>
          <w:szCs w:val="24"/>
        </w:rPr>
        <w:t>[</w:t>
      </w:r>
      <w:r w:rsidR="001D42F0">
        <w:rPr>
          <w:rFonts w:ascii="Arial" w:hAnsi="Arial" w:cs="Arial"/>
          <w:color w:val="FF0000"/>
          <w:sz w:val="24"/>
          <w:szCs w:val="24"/>
        </w:rPr>
        <w:t>8</w:t>
      </w:r>
      <w:r w:rsidR="000225E8">
        <w:rPr>
          <w:rFonts w:ascii="Arial" w:hAnsi="Arial" w:cs="Arial"/>
          <w:color w:val="FF0000"/>
          <w:sz w:val="24"/>
          <w:szCs w:val="24"/>
        </w:rPr>
        <w:t>+</w:t>
      </w:r>
      <w:r w:rsidR="001D42F0">
        <w:rPr>
          <w:rFonts w:ascii="Arial" w:hAnsi="Arial" w:cs="Arial"/>
          <w:color w:val="FF0000"/>
          <w:sz w:val="24"/>
          <w:szCs w:val="24"/>
        </w:rPr>
        <w:t>6</w:t>
      </w:r>
      <w:r w:rsidRPr="002810BC">
        <w:rPr>
          <w:rFonts w:ascii="Arial" w:hAnsi="Arial" w:cs="Arial"/>
          <w:color w:val="FF0000"/>
          <w:sz w:val="24"/>
          <w:szCs w:val="24"/>
        </w:rPr>
        <w:t xml:space="preserve"> marks]</w:t>
      </w:r>
    </w:p>
    <w:p w14:paraId="25916A06" w14:textId="2F6A5582" w:rsidR="00343EF2" w:rsidRPr="002810BC" w:rsidRDefault="00CB335B" w:rsidP="00343EF2">
      <w:pPr>
        <w:keepNext/>
        <w:spacing w:line="240" w:lineRule="auto"/>
        <w:rPr>
          <w:rFonts w:ascii="Arial" w:hAnsi="Arial" w:cs="Arial"/>
          <w:sz w:val="24"/>
          <w:szCs w:val="24"/>
        </w:rPr>
      </w:pPr>
      <w:r w:rsidRPr="00CB335B">
        <w:drawing>
          <wp:inline distT="0" distB="0" distL="0" distR="0" wp14:anchorId="1F81E2B4" wp14:editId="6CE29784">
            <wp:extent cx="5943600" cy="360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605635"/>
                    </a:xfrm>
                    <a:prstGeom prst="rect">
                      <a:avLst/>
                    </a:prstGeom>
                    <a:noFill/>
                    <a:ln>
                      <a:noFill/>
                    </a:ln>
                  </pic:spPr>
                </pic:pic>
              </a:graphicData>
            </a:graphic>
          </wp:inline>
        </w:drawing>
      </w:r>
    </w:p>
    <w:p w14:paraId="0A0AFAF1" w14:textId="55EAF22B" w:rsidR="000151E2" w:rsidRDefault="00CD3649" w:rsidP="000151E2">
      <w:r>
        <w:rPr>
          <w:rFonts w:ascii="Arial" w:hAnsi="Arial" w:cs="Arial"/>
          <w:b/>
          <w:bCs/>
          <w:color w:val="FF0000"/>
          <w:sz w:val="24"/>
          <w:szCs w:val="24"/>
        </w:rPr>
        <w:t xml:space="preserve">Figure 16. </w:t>
      </w:r>
      <w:r w:rsidRPr="002810BC">
        <w:rPr>
          <w:rFonts w:ascii="Arial" w:hAnsi="Arial" w:cs="Arial"/>
          <w:b/>
          <w:bCs/>
          <w:color w:val="FF0000"/>
          <w:sz w:val="24"/>
          <w:szCs w:val="24"/>
        </w:rPr>
        <w:t>Working for P</w:t>
      </w:r>
      <w:r>
        <w:rPr>
          <w:rFonts w:ascii="Arial" w:hAnsi="Arial" w:cs="Arial"/>
          <w:b/>
          <w:bCs/>
          <w:color w:val="FF0000"/>
          <w:sz w:val="24"/>
          <w:szCs w:val="24"/>
        </w:rPr>
        <w:t>L</w:t>
      </w:r>
      <w:r w:rsidRPr="002810BC">
        <w:rPr>
          <w:rFonts w:ascii="Arial" w:hAnsi="Arial" w:cs="Arial"/>
          <w:b/>
          <w:bCs/>
          <w:color w:val="FF0000"/>
          <w:sz w:val="24"/>
          <w:szCs w:val="24"/>
        </w:rPr>
        <w:t xml:space="preserve">A </w:t>
      </w:r>
      <w:r>
        <w:rPr>
          <w:rFonts w:ascii="Arial" w:hAnsi="Arial" w:cs="Arial"/>
          <w:b/>
          <w:bCs/>
          <w:i/>
          <w:iCs/>
          <w:color w:val="FF0000"/>
          <w:sz w:val="24"/>
          <w:szCs w:val="24"/>
        </w:rPr>
        <w:t>Design</w:t>
      </w:r>
      <w:r w:rsidRPr="002810BC">
        <w:rPr>
          <w:rFonts w:ascii="Arial" w:hAnsi="Arial" w:cs="Arial"/>
          <w:b/>
          <w:bCs/>
          <w:color w:val="FF0000"/>
          <w:sz w:val="24"/>
          <w:szCs w:val="24"/>
        </w:rPr>
        <w:t xml:space="preserve"> (K-map simplification)</w:t>
      </w:r>
      <w:r>
        <w:rPr>
          <w:rFonts w:ascii="Arial" w:hAnsi="Arial" w:cs="Arial"/>
          <w:b/>
          <w:bCs/>
          <w:i/>
          <w:iCs/>
          <w:color w:val="FF0000"/>
          <w:sz w:val="24"/>
          <w:szCs w:val="24"/>
        </w:rPr>
        <w:t xml:space="preserve"> for Task 4.1</w:t>
      </w:r>
    </w:p>
    <w:p w14:paraId="7D72286A" w14:textId="77777777" w:rsidR="000151E2" w:rsidRDefault="000151E2" w:rsidP="000151E2"/>
    <w:p w14:paraId="3D453D9F" w14:textId="0BB11187" w:rsidR="000151E2" w:rsidRDefault="00CB335B" w:rsidP="000151E2">
      <w:pPr>
        <w:jc w:val="center"/>
      </w:pPr>
      <w:r w:rsidRPr="00CB335B">
        <w:rPr>
          <w:noProof/>
          <w:lang w:eastAsia="zh-CN"/>
        </w:rPr>
        <w:lastRenderedPageBreak/>
        <w:drawing>
          <wp:inline distT="0" distB="0" distL="0" distR="0" wp14:anchorId="7BC76FF3" wp14:editId="1CCEE610">
            <wp:extent cx="6079252" cy="5605153"/>
            <wp:effectExtent l="0" t="0" r="0" b="0"/>
            <wp:docPr id="16" name="图片 16" descr="C:\Users\30674\Downloads\MobileFile\931ADDC4D1701EACF53BC559F5DA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0674\Downloads\MobileFile\931ADDC4D1701EACF53BC559F5DAE2B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332" cy="5645795"/>
                    </a:xfrm>
                    <a:prstGeom prst="rect">
                      <a:avLst/>
                    </a:prstGeom>
                    <a:noFill/>
                    <a:ln>
                      <a:noFill/>
                    </a:ln>
                  </pic:spPr>
                </pic:pic>
              </a:graphicData>
            </a:graphic>
          </wp:inline>
        </w:drawing>
      </w:r>
    </w:p>
    <w:p w14:paraId="624FD048" w14:textId="5CDEF90C" w:rsidR="00922333" w:rsidRDefault="00922333" w:rsidP="00922333">
      <w:pPr>
        <w:pStyle w:val="a4"/>
        <w:jc w:val="center"/>
        <w:rPr>
          <w:rFonts w:ascii="Arial" w:hAnsi="Arial" w:cs="Arial"/>
          <w:b/>
          <w:bCs/>
          <w:i w:val="0"/>
          <w:iCs w:val="0"/>
          <w:color w:val="FF0000"/>
          <w:sz w:val="24"/>
          <w:szCs w:val="24"/>
        </w:rPr>
      </w:pPr>
      <w:r w:rsidRPr="002810BC">
        <w:rPr>
          <w:rFonts w:ascii="Arial" w:hAnsi="Arial" w:cs="Arial"/>
          <w:b/>
          <w:bCs/>
          <w:i w:val="0"/>
          <w:iCs w:val="0"/>
          <w:color w:val="FF0000"/>
          <w:sz w:val="24"/>
          <w:szCs w:val="24"/>
        </w:rPr>
        <w:t xml:space="preserve">Figure </w:t>
      </w:r>
      <w:r w:rsidR="00CD3649">
        <w:rPr>
          <w:rFonts w:ascii="Arial" w:hAnsi="Arial" w:cs="Arial"/>
          <w:b/>
          <w:bCs/>
          <w:i w:val="0"/>
          <w:iCs w:val="0"/>
          <w:color w:val="FF0000"/>
          <w:sz w:val="24"/>
          <w:szCs w:val="24"/>
        </w:rPr>
        <w:t>18</w:t>
      </w:r>
      <w:r w:rsidRPr="002810BC">
        <w:rPr>
          <w:rFonts w:ascii="Arial" w:hAnsi="Arial" w:cs="Arial"/>
          <w:b/>
          <w:bCs/>
          <w:i w:val="0"/>
          <w:iCs w:val="0"/>
          <w:color w:val="FF0000"/>
          <w:sz w:val="24"/>
          <w:szCs w:val="24"/>
        </w:rPr>
        <w:t>: PLA implementation</w:t>
      </w:r>
      <w:r w:rsidR="00CD3649">
        <w:rPr>
          <w:rFonts w:ascii="Arial" w:hAnsi="Arial" w:cs="Arial"/>
          <w:b/>
          <w:bCs/>
          <w:i w:val="0"/>
          <w:iCs w:val="0"/>
          <w:color w:val="FF0000"/>
          <w:sz w:val="24"/>
          <w:szCs w:val="24"/>
        </w:rPr>
        <w:t xml:space="preserve"> for Task 4.1</w:t>
      </w:r>
    </w:p>
    <w:p w14:paraId="595EFC43" w14:textId="1050B9C1" w:rsidR="000151E2" w:rsidRDefault="000151E2" w:rsidP="000151E2">
      <w:pPr>
        <w:jc w:val="center"/>
      </w:pPr>
    </w:p>
    <w:p w14:paraId="03F2EDEB" w14:textId="0D510FB4" w:rsidR="000151E2" w:rsidRDefault="000151E2" w:rsidP="000151E2">
      <w:pPr>
        <w:jc w:val="center"/>
      </w:pPr>
    </w:p>
    <w:p w14:paraId="79D42136" w14:textId="5A0B16FE" w:rsidR="00922333" w:rsidRDefault="00922333" w:rsidP="000151E2">
      <w:pPr>
        <w:jc w:val="center"/>
      </w:pPr>
    </w:p>
    <w:p w14:paraId="767DEA35" w14:textId="578EEE96" w:rsidR="00922333" w:rsidRDefault="00922333" w:rsidP="000151E2">
      <w:pPr>
        <w:jc w:val="center"/>
      </w:pPr>
    </w:p>
    <w:p w14:paraId="2163C9BC" w14:textId="0C3EF197" w:rsidR="00922333" w:rsidRDefault="00922333" w:rsidP="000151E2">
      <w:pPr>
        <w:jc w:val="center"/>
      </w:pPr>
    </w:p>
    <w:p w14:paraId="65C6DB7C" w14:textId="18DF15A4" w:rsidR="00922333" w:rsidRDefault="00922333" w:rsidP="000151E2">
      <w:pPr>
        <w:jc w:val="center"/>
      </w:pPr>
    </w:p>
    <w:p w14:paraId="414DF624" w14:textId="77777777" w:rsidR="00922333" w:rsidRPr="000151E2" w:rsidRDefault="00922333" w:rsidP="000151E2">
      <w:pPr>
        <w:jc w:val="center"/>
      </w:pPr>
    </w:p>
    <w:p w14:paraId="56553DB9" w14:textId="0E9F15F9" w:rsidR="00CB4447" w:rsidRPr="002810BC" w:rsidRDefault="00A439DD" w:rsidP="00343EF2">
      <w:pPr>
        <w:pStyle w:val="a5"/>
        <w:numPr>
          <w:ilvl w:val="0"/>
          <w:numId w:val="24"/>
        </w:numPr>
        <w:spacing w:line="240" w:lineRule="auto"/>
        <w:rPr>
          <w:rFonts w:ascii="Arial" w:hAnsi="Arial" w:cs="Arial"/>
          <w:b/>
          <w:bCs/>
          <w:color w:val="FF0000"/>
          <w:sz w:val="24"/>
          <w:szCs w:val="24"/>
        </w:rPr>
      </w:pPr>
      <w:r w:rsidRPr="002810BC">
        <w:rPr>
          <w:rFonts w:ascii="Arial" w:hAnsi="Arial" w:cs="Arial"/>
          <w:b/>
          <w:bCs/>
          <w:color w:val="FF0000"/>
          <w:sz w:val="24"/>
          <w:szCs w:val="24"/>
        </w:rPr>
        <w:lastRenderedPageBreak/>
        <w:t>Use four AND three input AND gates and two OR gates to implement the PLA design in Logisim</w:t>
      </w:r>
      <w:r w:rsidR="00CB4447" w:rsidRPr="002810BC">
        <w:rPr>
          <w:rFonts w:ascii="Arial" w:hAnsi="Arial" w:cs="Arial"/>
          <w:b/>
          <w:bCs/>
          <w:color w:val="FF0000"/>
          <w:sz w:val="24"/>
          <w:szCs w:val="24"/>
        </w:rPr>
        <w:t xml:space="preserve"> for F1 and F2</w:t>
      </w:r>
      <w:r w:rsidRPr="002810BC">
        <w:rPr>
          <w:rFonts w:ascii="Arial" w:hAnsi="Arial" w:cs="Arial"/>
          <w:b/>
          <w:bCs/>
          <w:color w:val="FF0000"/>
          <w:sz w:val="24"/>
          <w:szCs w:val="24"/>
        </w:rPr>
        <w:t>.</w:t>
      </w:r>
    </w:p>
    <w:p w14:paraId="02F11001" w14:textId="77777777" w:rsidR="00CB4447" w:rsidRPr="002810BC" w:rsidRDefault="00CB4447" w:rsidP="00CB4447">
      <w:pPr>
        <w:pStyle w:val="a5"/>
        <w:spacing w:line="240" w:lineRule="auto"/>
        <w:ind w:left="360"/>
        <w:rPr>
          <w:rFonts w:ascii="Arial" w:hAnsi="Arial" w:cs="Arial"/>
          <w:b/>
          <w:bCs/>
          <w:color w:val="FF0000"/>
          <w:sz w:val="24"/>
          <w:szCs w:val="24"/>
        </w:rPr>
      </w:pPr>
    </w:p>
    <w:p w14:paraId="299C04C3" w14:textId="0E566E83" w:rsidR="00343EF2" w:rsidRPr="002810BC" w:rsidRDefault="00D70E48" w:rsidP="00922333">
      <w:pPr>
        <w:pStyle w:val="a5"/>
        <w:spacing w:line="240" w:lineRule="auto"/>
        <w:ind w:left="360"/>
        <w:jc w:val="right"/>
        <w:rPr>
          <w:rFonts w:ascii="Arial" w:hAnsi="Arial" w:cs="Arial"/>
          <w:b/>
          <w:bCs/>
          <w:color w:val="FF0000"/>
          <w:sz w:val="24"/>
          <w:szCs w:val="24"/>
        </w:rPr>
      </w:pPr>
      <w:r w:rsidRPr="002810BC">
        <w:rPr>
          <w:rFonts w:ascii="Arial" w:hAnsi="Arial" w:cs="Arial"/>
          <w:b/>
          <w:bCs/>
          <w:color w:val="FF0000"/>
          <w:sz w:val="24"/>
          <w:szCs w:val="24"/>
        </w:rPr>
        <w:t xml:space="preserve"> </w:t>
      </w:r>
      <w:r w:rsidRPr="002810BC">
        <w:rPr>
          <w:rFonts w:ascii="Arial" w:hAnsi="Arial" w:cs="Arial"/>
          <w:color w:val="FF0000"/>
          <w:sz w:val="24"/>
          <w:szCs w:val="24"/>
        </w:rPr>
        <w:t>[</w:t>
      </w:r>
      <w:r w:rsidR="000225E8">
        <w:rPr>
          <w:rFonts w:ascii="Arial" w:hAnsi="Arial" w:cs="Arial"/>
          <w:color w:val="FF0000"/>
          <w:sz w:val="24"/>
          <w:szCs w:val="24"/>
        </w:rPr>
        <w:t>10</w:t>
      </w:r>
      <w:r w:rsidRPr="002810BC">
        <w:rPr>
          <w:rFonts w:ascii="Arial" w:hAnsi="Arial" w:cs="Arial"/>
          <w:color w:val="FF0000"/>
          <w:sz w:val="24"/>
          <w:szCs w:val="24"/>
        </w:rPr>
        <w:t xml:space="preserve"> marks]</w:t>
      </w:r>
    </w:p>
    <w:p w14:paraId="5FE84575" w14:textId="77777777" w:rsidR="00343EF2" w:rsidRPr="002810BC" w:rsidRDefault="00343EF2" w:rsidP="00343EF2">
      <w:pPr>
        <w:rPr>
          <w:rFonts w:ascii="Arial" w:hAnsi="Arial" w:cs="Arial"/>
          <w:sz w:val="24"/>
          <w:szCs w:val="24"/>
        </w:rPr>
      </w:pPr>
    </w:p>
    <w:p w14:paraId="14879D02" w14:textId="063A9F05" w:rsidR="00E964F7" w:rsidRPr="002810BC" w:rsidRDefault="00B4152A" w:rsidP="00B4152A">
      <w:pPr>
        <w:keepNext/>
        <w:jc w:val="center"/>
        <w:rPr>
          <w:rFonts w:ascii="Arial" w:hAnsi="Arial" w:cs="Arial"/>
          <w:sz w:val="24"/>
          <w:szCs w:val="24"/>
        </w:rPr>
      </w:pPr>
      <w:r>
        <w:rPr>
          <w:noProof/>
          <w:lang w:eastAsia="zh-CN"/>
        </w:rPr>
        <w:drawing>
          <wp:inline distT="0" distB="0" distL="0" distR="0" wp14:anchorId="11F32536" wp14:editId="2AC5CFEC">
            <wp:extent cx="5842660" cy="6661543"/>
            <wp:effectExtent l="0" t="0" r="571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1916" cy="6683498"/>
                    </a:xfrm>
                    <a:prstGeom prst="rect">
                      <a:avLst/>
                    </a:prstGeom>
                  </pic:spPr>
                </pic:pic>
              </a:graphicData>
            </a:graphic>
          </wp:inline>
        </w:drawing>
      </w:r>
    </w:p>
    <w:p w14:paraId="4EB63D08" w14:textId="15A8D027" w:rsidR="001958A8" w:rsidRPr="00D6151C" w:rsidRDefault="00E964F7" w:rsidP="00D6151C">
      <w:pPr>
        <w:pStyle w:val="a4"/>
        <w:jc w:val="center"/>
        <w:rPr>
          <w:rFonts w:ascii="Arial" w:hAnsi="Arial" w:cs="Arial"/>
          <w:sz w:val="24"/>
          <w:szCs w:val="24"/>
        </w:rPr>
      </w:pPr>
      <w:r w:rsidRPr="002810BC">
        <w:rPr>
          <w:rFonts w:ascii="Arial" w:hAnsi="Arial" w:cs="Arial"/>
          <w:b/>
          <w:bCs/>
          <w:i w:val="0"/>
          <w:iCs w:val="0"/>
          <w:color w:val="FF0000"/>
          <w:sz w:val="24"/>
          <w:szCs w:val="24"/>
        </w:rPr>
        <w:t xml:space="preserve">Figure </w:t>
      </w:r>
      <w:r w:rsidRPr="002810BC">
        <w:rPr>
          <w:rFonts w:ascii="Arial" w:hAnsi="Arial" w:cs="Arial"/>
          <w:b/>
          <w:bCs/>
          <w:i w:val="0"/>
          <w:iCs w:val="0"/>
          <w:color w:val="FF0000"/>
          <w:sz w:val="24"/>
          <w:szCs w:val="24"/>
        </w:rPr>
        <w:fldChar w:fldCharType="begin"/>
      </w:r>
      <w:r w:rsidRPr="002810BC">
        <w:rPr>
          <w:rFonts w:ascii="Arial" w:hAnsi="Arial" w:cs="Arial"/>
          <w:b/>
          <w:bCs/>
          <w:i w:val="0"/>
          <w:iCs w:val="0"/>
          <w:color w:val="FF0000"/>
          <w:sz w:val="24"/>
          <w:szCs w:val="24"/>
        </w:rPr>
        <w:instrText xml:space="preserve"> SEQ Figure \* ARABIC </w:instrText>
      </w:r>
      <w:r w:rsidRPr="002810BC">
        <w:rPr>
          <w:rFonts w:ascii="Arial" w:hAnsi="Arial" w:cs="Arial"/>
          <w:b/>
          <w:bCs/>
          <w:i w:val="0"/>
          <w:iCs w:val="0"/>
          <w:color w:val="FF0000"/>
          <w:sz w:val="24"/>
          <w:szCs w:val="24"/>
        </w:rPr>
        <w:fldChar w:fldCharType="separate"/>
      </w:r>
      <w:r w:rsidR="0025382F">
        <w:rPr>
          <w:rFonts w:ascii="Arial" w:hAnsi="Arial" w:cs="Arial"/>
          <w:b/>
          <w:bCs/>
          <w:i w:val="0"/>
          <w:iCs w:val="0"/>
          <w:noProof/>
          <w:color w:val="FF0000"/>
          <w:sz w:val="24"/>
          <w:szCs w:val="24"/>
        </w:rPr>
        <w:t>17</w:t>
      </w:r>
      <w:r w:rsidRPr="002810BC">
        <w:rPr>
          <w:rFonts w:ascii="Arial" w:hAnsi="Arial" w:cs="Arial"/>
          <w:b/>
          <w:bCs/>
          <w:i w:val="0"/>
          <w:iCs w:val="0"/>
          <w:color w:val="FF0000"/>
          <w:sz w:val="24"/>
          <w:szCs w:val="24"/>
        </w:rPr>
        <w:fldChar w:fldCharType="end"/>
      </w:r>
      <w:r w:rsidRPr="002810BC">
        <w:rPr>
          <w:rFonts w:ascii="Arial" w:hAnsi="Arial" w:cs="Arial"/>
          <w:b/>
          <w:bCs/>
          <w:i w:val="0"/>
          <w:iCs w:val="0"/>
          <w:color w:val="FF0000"/>
          <w:sz w:val="24"/>
          <w:szCs w:val="24"/>
        </w:rPr>
        <w:t xml:space="preserve">: </w:t>
      </w:r>
      <w:r w:rsidR="00CD3649">
        <w:rPr>
          <w:rFonts w:ascii="Arial" w:hAnsi="Arial" w:cs="Arial"/>
          <w:b/>
          <w:bCs/>
          <w:i w:val="0"/>
          <w:iCs w:val="0"/>
          <w:color w:val="FF0000"/>
          <w:sz w:val="24"/>
          <w:szCs w:val="24"/>
        </w:rPr>
        <w:t>PLA implementation for Task 4.1 using Logisim</w:t>
      </w:r>
      <w:bookmarkStart w:id="1" w:name="_GoBack"/>
      <w:bookmarkEnd w:id="1"/>
    </w:p>
    <w:sectPr w:rsidR="001958A8" w:rsidRPr="00D6151C">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D8978" w14:textId="77777777" w:rsidR="009F4982" w:rsidRDefault="009F4982" w:rsidP="00573B87">
      <w:pPr>
        <w:spacing w:after="0" w:line="240" w:lineRule="auto"/>
      </w:pPr>
      <w:r>
        <w:separator/>
      </w:r>
    </w:p>
  </w:endnote>
  <w:endnote w:type="continuationSeparator" w:id="0">
    <w:p w14:paraId="38833754" w14:textId="77777777" w:rsidR="009F4982" w:rsidRDefault="009F4982" w:rsidP="0057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566079"/>
      <w:docPartObj>
        <w:docPartGallery w:val="Page Numbers (Bottom of Page)"/>
        <w:docPartUnique/>
      </w:docPartObj>
    </w:sdtPr>
    <w:sdtEndPr>
      <w:rPr>
        <w:noProof/>
      </w:rPr>
    </w:sdtEndPr>
    <w:sdtContent>
      <w:p w14:paraId="0F024E71" w14:textId="3FE6AA34" w:rsidR="00573B87" w:rsidRDefault="00573B87">
        <w:pPr>
          <w:pStyle w:val="af1"/>
          <w:jc w:val="center"/>
        </w:pPr>
        <w:r>
          <w:fldChar w:fldCharType="begin"/>
        </w:r>
        <w:r>
          <w:instrText xml:space="preserve"> PAGE   \* MERGEFORMAT </w:instrText>
        </w:r>
        <w:r>
          <w:fldChar w:fldCharType="separate"/>
        </w:r>
        <w:r w:rsidR="00D6151C">
          <w:rPr>
            <w:noProof/>
          </w:rPr>
          <w:t>18</w:t>
        </w:r>
        <w:r>
          <w:rPr>
            <w:noProof/>
          </w:rPr>
          <w:fldChar w:fldCharType="end"/>
        </w:r>
      </w:p>
    </w:sdtContent>
  </w:sdt>
  <w:p w14:paraId="46498E31" w14:textId="77777777" w:rsidR="00573B87" w:rsidRDefault="00573B87">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E4E5F" w14:textId="77777777" w:rsidR="009F4982" w:rsidRDefault="009F4982" w:rsidP="00573B87">
      <w:pPr>
        <w:spacing w:after="0" w:line="240" w:lineRule="auto"/>
      </w:pPr>
      <w:r>
        <w:separator/>
      </w:r>
    </w:p>
  </w:footnote>
  <w:footnote w:type="continuationSeparator" w:id="0">
    <w:p w14:paraId="4DB61E8B" w14:textId="77777777" w:rsidR="009F4982" w:rsidRDefault="009F4982" w:rsidP="00573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7.25pt;height:12.75pt;visibility:visible;mso-wrap-style:square" o:bullet="t">
        <v:imagedata r:id="rId1" o:title=""/>
      </v:shape>
    </w:pict>
  </w:numPicBullet>
  <w:numPicBullet w:numPicBulletId="1">
    <w:pict>
      <v:shape id="_x0000_i1063" type="#_x0000_t75" style="width:20.25pt;height:16.5pt;visibility:visible;mso-wrap-style:square" o:bullet="t">
        <v:imagedata r:id="rId2" o:title=""/>
      </v:shape>
    </w:pict>
  </w:numPicBullet>
  <w:numPicBullet w:numPicBulletId="2">
    <w:pict>
      <v:shape id="_x0000_i1064" type="#_x0000_t75" style="width:18pt;height:16.5pt;visibility:visible;mso-wrap-style:square" o:bullet="t">
        <v:imagedata r:id="rId3" o:title=""/>
      </v:shape>
    </w:pict>
  </w:numPicBullet>
  <w:abstractNum w:abstractNumId="0" w15:restartNumberingAfterBreak="0">
    <w:nsid w:val="03686B7B"/>
    <w:multiLevelType w:val="hybridMultilevel"/>
    <w:tmpl w:val="EA4C2B4C"/>
    <w:lvl w:ilvl="0" w:tplc="615A4E36">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560F"/>
    <w:multiLevelType w:val="hybridMultilevel"/>
    <w:tmpl w:val="9BC68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A1C9D"/>
    <w:multiLevelType w:val="hybridMultilevel"/>
    <w:tmpl w:val="5C488A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1863E9"/>
    <w:multiLevelType w:val="hybridMultilevel"/>
    <w:tmpl w:val="20280652"/>
    <w:lvl w:ilvl="0" w:tplc="9D6A5A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04710"/>
    <w:multiLevelType w:val="hybridMultilevel"/>
    <w:tmpl w:val="F418D1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5568E"/>
    <w:multiLevelType w:val="hybridMultilevel"/>
    <w:tmpl w:val="868E83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B07506"/>
    <w:multiLevelType w:val="hybridMultilevel"/>
    <w:tmpl w:val="B4FE0158"/>
    <w:lvl w:ilvl="0" w:tplc="E12A90C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086B8F"/>
    <w:multiLevelType w:val="hybridMultilevel"/>
    <w:tmpl w:val="FB7EC2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43685C"/>
    <w:multiLevelType w:val="hybridMultilevel"/>
    <w:tmpl w:val="9E20B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C04072"/>
    <w:multiLevelType w:val="hybridMultilevel"/>
    <w:tmpl w:val="35A68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656BC7"/>
    <w:multiLevelType w:val="hybridMultilevel"/>
    <w:tmpl w:val="3F46C116"/>
    <w:lvl w:ilvl="0" w:tplc="0FD6FF86">
      <w:start w:val="1"/>
      <w:numFmt w:val="lowerLetter"/>
      <w:lvlText w:val="(%1)"/>
      <w:lvlJc w:val="left"/>
      <w:pPr>
        <w:ind w:left="720" w:hanging="360"/>
      </w:pPr>
      <w:rPr>
        <w:rFonts w:hint="default"/>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512D56"/>
    <w:multiLevelType w:val="hybridMultilevel"/>
    <w:tmpl w:val="00DE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54FDF"/>
    <w:multiLevelType w:val="hybridMultilevel"/>
    <w:tmpl w:val="E40C1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D6776"/>
    <w:multiLevelType w:val="hybridMultilevel"/>
    <w:tmpl w:val="7C28A62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EB6873"/>
    <w:multiLevelType w:val="hybridMultilevel"/>
    <w:tmpl w:val="6CA46474"/>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87657"/>
    <w:multiLevelType w:val="hybridMultilevel"/>
    <w:tmpl w:val="6A4692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58B40F4"/>
    <w:multiLevelType w:val="hybridMultilevel"/>
    <w:tmpl w:val="A7864B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B156279"/>
    <w:multiLevelType w:val="hybridMultilevel"/>
    <w:tmpl w:val="FD2C3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357413"/>
    <w:multiLevelType w:val="hybridMultilevel"/>
    <w:tmpl w:val="AB20867A"/>
    <w:lvl w:ilvl="0" w:tplc="77E867C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1D2EA5"/>
    <w:multiLevelType w:val="hybridMultilevel"/>
    <w:tmpl w:val="7870EB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2F04FB"/>
    <w:multiLevelType w:val="hybridMultilevel"/>
    <w:tmpl w:val="9C6AF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22A6B"/>
    <w:multiLevelType w:val="hybridMultilevel"/>
    <w:tmpl w:val="A916664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4075726"/>
    <w:multiLevelType w:val="hybridMultilevel"/>
    <w:tmpl w:val="49AA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3703E1"/>
    <w:multiLevelType w:val="hybridMultilevel"/>
    <w:tmpl w:val="651E8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CA440A2"/>
    <w:multiLevelType w:val="hybridMultilevel"/>
    <w:tmpl w:val="99B68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EE161D"/>
    <w:multiLevelType w:val="hybridMultilevel"/>
    <w:tmpl w:val="05FAA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496EDA"/>
    <w:multiLevelType w:val="hybridMultilevel"/>
    <w:tmpl w:val="CA465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03139"/>
    <w:multiLevelType w:val="hybridMultilevel"/>
    <w:tmpl w:val="2BA84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EA6183B"/>
    <w:multiLevelType w:val="hybridMultilevel"/>
    <w:tmpl w:val="7E702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6"/>
  </w:num>
  <w:num w:numId="3">
    <w:abstractNumId w:val="9"/>
  </w:num>
  <w:num w:numId="4">
    <w:abstractNumId w:val="22"/>
  </w:num>
  <w:num w:numId="5">
    <w:abstractNumId w:val="20"/>
  </w:num>
  <w:num w:numId="6">
    <w:abstractNumId w:val="12"/>
  </w:num>
  <w:num w:numId="7">
    <w:abstractNumId w:val="11"/>
  </w:num>
  <w:num w:numId="8">
    <w:abstractNumId w:val="24"/>
  </w:num>
  <w:num w:numId="9">
    <w:abstractNumId w:val="1"/>
  </w:num>
  <w:num w:numId="10">
    <w:abstractNumId w:val="17"/>
  </w:num>
  <w:num w:numId="11">
    <w:abstractNumId w:val="27"/>
  </w:num>
  <w:num w:numId="12">
    <w:abstractNumId w:val="15"/>
  </w:num>
  <w:num w:numId="13">
    <w:abstractNumId w:val="25"/>
  </w:num>
  <w:num w:numId="14">
    <w:abstractNumId w:val="26"/>
  </w:num>
  <w:num w:numId="15">
    <w:abstractNumId w:val="14"/>
  </w:num>
  <w:num w:numId="16">
    <w:abstractNumId w:val="4"/>
  </w:num>
  <w:num w:numId="17">
    <w:abstractNumId w:val="28"/>
  </w:num>
  <w:num w:numId="18">
    <w:abstractNumId w:val="19"/>
  </w:num>
  <w:num w:numId="19">
    <w:abstractNumId w:val="2"/>
  </w:num>
  <w:num w:numId="20">
    <w:abstractNumId w:val="13"/>
  </w:num>
  <w:num w:numId="21">
    <w:abstractNumId w:val="5"/>
  </w:num>
  <w:num w:numId="22">
    <w:abstractNumId w:val="23"/>
  </w:num>
  <w:num w:numId="23">
    <w:abstractNumId w:val="8"/>
  </w:num>
  <w:num w:numId="24">
    <w:abstractNumId w:val="21"/>
  </w:num>
  <w:num w:numId="25">
    <w:abstractNumId w:val="0"/>
  </w:num>
  <w:num w:numId="26">
    <w:abstractNumId w:val="3"/>
  </w:num>
  <w:num w:numId="27">
    <w:abstractNumId w:val="6"/>
  </w:num>
  <w:num w:numId="28">
    <w:abstractNumId w:val="10"/>
  </w:num>
  <w:num w:numId="29">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den, Mustafa Suphi">
    <w15:presenceInfo w15:providerId="None" w15:userId="Erden, Mustafa Sup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0C2"/>
    <w:rsid w:val="0000331D"/>
    <w:rsid w:val="000135E6"/>
    <w:rsid w:val="000151E2"/>
    <w:rsid w:val="000225E8"/>
    <w:rsid w:val="00025BEF"/>
    <w:rsid w:val="00051108"/>
    <w:rsid w:val="000725E9"/>
    <w:rsid w:val="00072D89"/>
    <w:rsid w:val="00074692"/>
    <w:rsid w:val="000806BC"/>
    <w:rsid w:val="00080A66"/>
    <w:rsid w:val="00093EE1"/>
    <w:rsid w:val="000A13E6"/>
    <w:rsid w:val="000A2220"/>
    <w:rsid w:val="000A40D8"/>
    <w:rsid w:val="000A48F4"/>
    <w:rsid w:val="000A676D"/>
    <w:rsid w:val="000B7A94"/>
    <w:rsid w:val="000C7821"/>
    <w:rsid w:val="000E0EFE"/>
    <w:rsid w:val="000E23EF"/>
    <w:rsid w:val="000F24D0"/>
    <w:rsid w:val="000F3957"/>
    <w:rsid w:val="00101B22"/>
    <w:rsid w:val="00107D1F"/>
    <w:rsid w:val="00111DD0"/>
    <w:rsid w:val="00114C44"/>
    <w:rsid w:val="001175EE"/>
    <w:rsid w:val="00122F04"/>
    <w:rsid w:val="00140BE8"/>
    <w:rsid w:val="00141A31"/>
    <w:rsid w:val="0014214A"/>
    <w:rsid w:val="0015279F"/>
    <w:rsid w:val="00153AC9"/>
    <w:rsid w:val="00155361"/>
    <w:rsid w:val="00156C70"/>
    <w:rsid w:val="00181FAA"/>
    <w:rsid w:val="00182D96"/>
    <w:rsid w:val="00185094"/>
    <w:rsid w:val="001863C0"/>
    <w:rsid w:val="001958A8"/>
    <w:rsid w:val="001A221F"/>
    <w:rsid w:val="001A689B"/>
    <w:rsid w:val="001B6A6F"/>
    <w:rsid w:val="001D42F0"/>
    <w:rsid w:val="001E0F03"/>
    <w:rsid w:val="001F59A0"/>
    <w:rsid w:val="002328A7"/>
    <w:rsid w:val="0025382F"/>
    <w:rsid w:val="002666FF"/>
    <w:rsid w:val="00275A46"/>
    <w:rsid w:val="00277127"/>
    <w:rsid w:val="002810BC"/>
    <w:rsid w:val="00286497"/>
    <w:rsid w:val="00286A0A"/>
    <w:rsid w:val="002945B3"/>
    <w:rsid w:val="00296706"/>
    <w:rsid w:val="002A5036"/>
    <w:rsid w:val="002A52A5"/>
    <w:rsid w:val="002B580E"/>
    <w:rsid w:val="002D6B6F"/>
    <w:rsid w:val="00300B05"/>
    <w:rsid w:val="003018AE"/>
    <w:rsid w:val="00343EF2"/>
    <w:rsid w:val="003469D9"/>
    <w:rsid w:val="00365A1A"/>
    <w:rsid w:val="00381114"/>
    <w:rsid w:val="00397783"/>
    <w:rsid w:val="003A7A29"/>
    <w:rsid w:val="003B3130"/>
    <w:rsid w:val="003B3C0A"/>
    <w:rsid w:val="003B67AF"/>
    <w:rsid w:val="003D2BB2"/>
    <w:rsid w:val="003E6021"/>
    <w:rsid w:val="003F3BCD"/>
    <w:rsid w:val="003F65AB"/>
    <w:rsid w:val="004024DD"/>
    <w:rsid w:val="00422AD4"/>
    <w:rsid w:val="004256DE"/>
    <w:rsid w:val="00430E17"/>
    <w:rsid w:val="00437805"/>
    <w:rsid w:val="00443F4C"/>
    <w:rsid w:val="00450C2E"/>
    <w:rsid w:val="004700F3"/>
    <w:rsid w:val="004779AD"/>
    <w:rsid w:val="00484FE1"/>
    <w:rsid w:val="00486CED"/>
    <w:rsid w:val="004A0853"/>
    <w:rsid w:val="004B29BF"/>
    <w:rsid w:val="004C3082"/>
    <w:rsid w:val="004E17E8"/>
    <w:rsid w:val="004E7742"/>
    <w:rsid w:val="00520F81"/>
    <w:rsid w:val="00523712"/>
    <w:rsid w:val="005276B0"/>
    <w:rsid w:val="005345E5"/>
    <w:rsid w:val="00546996"/>
    <w:rsid w:val="00551744"/>
    <w:rsid w:val="00551D28"/>
    <w:rsid w:val="005603B6"/>
    <w:rsid w:val="00561B36"/>
    <w:rsid w:val="00563EA0"/>
    <w:rsid w:val="005658D7"/>
    <w:rsid w:val="00567B77"/>
    <w:rsid w:val="005735DE"/>
    <w:rsid w:val="00573B87"/>
    <w:rsid w:val="00574A12"/>
    <w:rsid w:val="00584CE2"/>
    <w:rsid w:val="00591732"/>
    <w:rsid w:val="005A544F"/>
    <w:rsid w:val="005A5BCC"/>
    <w:rsid w:val="005B3636"/>
    <w:rsid w:val="005F175C"/>
    <w:rsid w:val="0062066D"/>
    <w:rsid w:val="006207DB"/>
    <w:rsid w:val="006231F2"/>
    <w:rsid w:val="00654427"/>
    <w:rsid w:val="00655465"/>
    <w:rsid w:val="0065625A"/>
    <w:rsid w:val="0065710A"/>
    <w:rsid w:val="00676E23"/>
    <w:rsid w:val="006B455D"/>
    <w:rsid w:val="006B73CE"/>
    <w:rsid w:val="006C5CF7"/>
    <w:rsid w:val="007049A0"/>
    <w:rsid w:val="00707A36"/>
    <w:rsid w:val="00716A86"/>
    <w:rsid w:val="00717D6D"/>
    <w:rsid w:val="00720C4F"/>
    <w:rsid w:val="007256B9"/>
    <w:rsid w:val="00727B00"/>
    <w:rsid w:val="00742FDD"/>
    <w:rsid w:val="007542B2"/>
    <w:rsid w:val="00762EF5"/>
    <w:rsid w:val="0077528C"/>
    <w:rsid w:val="00781B4B"/>
    <w:rsid w:val="00783CA5"/>
    <w:rsid w:val="007907ED"/>
    <w:rsid w:val="007A38DD"/>
    <w:rsid w:val="007B65BA"/>
    <w:rsid w:val="007C1172"/>
    <w:rsid w:val="007C49BC"/>
    <w:rsid w:val="007E6187"/>
    <w:rsid w:val="00812FFC"/>
    <w:rsid w:val="00813714"/>
    <w:rsid w:val="008518D2"/>
    <w:rsid w:val="008661B9"/>
    <w:rsid w:val="0086689C"/>
    <w:rsid w:val="00871F3A"/>
    <w:rsid w:val="00876F8B"/>
    <w:rsid w:val="008954A4"/>
    <w:rsid w:val="00896D97"/>
    <w:rsid w:val="008B0D1D"/>
    <w:rsid w:val="008D108B"/>
    <w:rsid w:val="008D357D"/>
    <w:rsid w:val="008E771D"/>
    <w:rsid w:val="008F5F95"/>
    <w:rsid w:val="008F6F87"/>
    <w:rsid w:val="00902370"/>
    <w:rsid w:val="0091437F"/>
    <w:rsid w:val="00922333"/>
    <w:rsid w:val="00937765"/>
    <w:rsid w:val="00941EFA"/>
    <w:rsid w:val="00957839"/>
    <w:rsid w:val="00971995"/>
    <w:rsid w:val="009947BD"/>
    <w:rsid w:val="009A2550"/>
    <w:rsid w:val="009C0DA5"/>
    <w:rsid w:val="009D3963"/>
    <w:rsid w:val="009E2EFD"/>
    <w:rsid w:val="009F175E"/>
    <w:rsid w:val="009F4982"/>
    <w:rsid w:val="00A01624"/>
    <w:rsid w:val="00A34AF4"/>
    <w:rsid w:val="00A427D0"/>
    <w:rsid w:val="00A439DD"/>
    <w:rsid w:val="00A47D76"/>
    <w:rsid w:val="00A500CF"/>
    <w:rsid w:val="00A5087E"/>
    <w:rsid w:val="00A5323C"/>
    <w:rsid w:val="00A66220"/>
    <w:rsid w:val="00A72B7E"/>
    <w:rsid w:val="00A8096A"/>
    <w:rsid w:val="00AC26ED"/>
    <w:rsid w:val="00AC67FA"/>
    <w:rsid w:val="00AD0616"/>
    <w:rsid w:val="00AD74F0"/>
    <w:rsid w:val="00AE22A3"/>
    <w:rsid w:val="00AF6006"/>
    <w:rsid w:val="00B01DC4"/>
    <w:rsid w:val="00B12AB4"/>
    <w:rsid w:val="00B13CE9"/>
    <w:rsid w:val="00B202D2"/>
    <w:rsid w:val="00B34B45"/>
    <w:rsid w:val="00B4152A"/>
    <w:rsid w:val="00B57B48"/>
    <w:rsid w:val="00B62E86"/>
    <w:rsid w:val="00B73E80"/>
    <w:rsid w:val="00BB37B6"/>
    <w:rsid w:val="00BC2954"/>
    <w:rsid w:val="00BC4E33"/>
    <w:rsid w:val="00BC7663"/>
    <w:rsid w:val="00BE05AC"/>
    <w:rsid w:val="00BE318B"/>
    <w:rsid w:val="00BF0B7C"/>
    <w:rsid w:val="00C05994"/>
    <w:rsid w:val="00C1008E"/>
    <w:rsid w:val="00C36F81"/>
    <w:rsid w:val="00C4746B"/>
    <w:rsid w:val="00C515F6"/>
    <w:rsid w:val="00C547D5"/>
    <w:rsid w:val="00C57F47"/>
    <w:rsid w:val="00C63614"/>
    <w:rsid w:val="00C776BA"/>
    <w:rsid w:val="00C827FE"/>
    <w:rsid w:val="00C84E15"/>
    <w:rsid w:val="00C8654C"/>
    <w:rsid w:val="00C96C78"/>
    <w:rsid w:val="00CA6C99"/>
    <w:rsid w:val="00CB2271"/>
    <w:rsid w:val="00CB335B"/>
    <w:rsid w:val="00CB4447"/>
    <w:rsid w:val="00CD3649"/>
    <w:rsid w:val="00D121E9"/>
    <w:rsid w:val="00D15E21"/>
    <w:rsid w:val="00D21444"/>
    <w:rsid w:val="00D315F1"/>
    <w:rsid w:val="00D31D1F"/>
    <w:rsid w:val="00D3570A"/>
    <w:rsid w:val="00D403AD"/>
    <w:rsid w:val="00D416A4"/>
    <w:rsid w:val="00D42943"/>
    <w:rsid w:val="00D572AB"/>
    <w:rsid w:val="00D601CD"/>
    <w:rsid w:val="00D6151C"/>
    <w:rsid w:val="00D67AEA"/>
    <w:rsid w:val="00D70E48"/>
    <w:rsid w:val="00D762E4"/>
    <w:rsid w:val="00D82EC5"/>
    <w:rsid w:val="00D932D6"/>
    <w:rsid w:val="00DA324C"/>
    <w:rsid w:val="00DB7BE2"/>
    <w:rsid w:val="00DC618A"/>
    <w:rsid w:val="00DD03E6"/>
    <w:rsid w:val="00DD2813"/>
    <w:rsid w:val="00DD5CED"/>
    <w:rsid w:val="00DF5A84"/>
    <w:rsid w:val="00E17F9A"/>
    <w:rsid w:val="00E30C92"/>
    <w:rsid w:val="00E6594E"/>
    <w:rsid w:val="00E77F4F"/>
    <w:rsid w:val="00E964F7"/>
    <w:rsid w:val="00EB3C4D"/>
    <w:rsid w:val="00EB3F66"/>
    <w:rsid w:val="00EB4B99"/>
    <w:rsid w:val="00ED0E74"/>
    <w:rsid w:val="00ED5FF8"/>
    <w:rsid w:val="00F210C2"/>
    <w:rsid w:val="00F47432"/>
    <w:rsid w:val="00F72FD1"/>
    <w:rsid w:val="00F867E6"/>
    <w:rsid w:val="00F92BC8"/>
    <w:rsid w:val="00FC2941"/>
    <w:rsid w:val="00FC4042"/>
    <w:rsid w:val="00FC76A5"/>
    <w:rsid w:val="00FD597A"/>
    <w:rsid w:val="00FE1C24"/>
    <w:rsid w:val="00FE1F4E"/>
    <w:rsid w:val="00FE6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3A08D"/>
  <w15:chartTrackingRefBased/>
  <w15:docId w15:val="{04611DDE-D8B7-43B3-9AEE-2ED92F33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371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B202D2"/>
    <w:rPr>
      <w:color w:val="0000FF"/>
      <w:u w:val="single"/>
    </w:rPr>
  </w:style>
  <w:style w:type="paragraph" w:styleId="a4">
    <w:name w:val="caption"/>
    <w:basedOn w:val="a"/>
    <w:next w:val="a"/>
    <w:uiPriority w:val="35"/>
    <w:unhideWhenUsed/>
    <w:qFormat/>
    <w:rsid w:val="00B202D2"/>
    <w:pPr>
      <w:spacing w:after="200" w:line="240" w:lineRule="auto"/>
    </w:pPr>
    <w:rPr>
      <w:i/>
      <w:iCs/>
      <w:color w:val="44546A" w:themeColor="text2"/>
      <w:sz w:val="18"/>
      <w:szCs w:val="18"/>
    </w:rPr>
  </w:style>
  <w:style w:type="paragraph" w:styleId="a5">
    <w:name w:val="List Paragraph"/>
    <w:basedOn w:val="a"/>
    <w:uiPriority w:val="34"/>
    <w:qFormat/>
    <w:rsid w:val="00FE1C24"/>
    <w:pPr>
      <w:ind w:left="720"/>
      <w:contextualSpacing/>
    </w:pPr>
  </w:style>
  <w:style w:type="table" w:styleId="a6">
    <w:name w:val="Table Grid"/>
    <w:basedOn w:val="a1"/>
    <w:uiPriority w:val="59"/>
    <w:rsid w:val="00486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B12AB4"/>
    <w:rPr>
      <w:sz w:val="16"/>
      <w:szCs w:val="16"/>
    </w:rPr>
  </w:style>
  <w:style w:type="paragraph" w:styleId="a8">
    <w:name w:val="annotation text"/>
    <w:basedOn w:val="a"/>
    <w:link w:val="a9"/>
    <w:uiPriority w:val="99"/>
    <w:semiHidden/>
    <w:unhideWhenUsed/>
    <w:rsid w:val="00B12AB4"/>
    <w:pPr>
      <w:spacing w:line="240" w:lineRule="auto"/>
    </w:pPr>
    <w:rPr>
      <w:sz w:val="20"/>
      <w:szCs w:val="20"/>
    </w:rPr>
  </w:style>
  <w:style w:type="character" w:customStyle="1" w:styleId="a9">
    <w:name w:val="批注文字 字符"/>
    <w:basedOn w:val="a0"/>
    <w:link w:val="a8"/>
    <w:uiPriority w:val="99"/>
    <w:semiHidden/>
    <w:rsid w:val="00B12AB4"/>
    <w:rPr>
      <w:sz w:val="20"/>
      <w:szCs w:val="20"/>
    </w:rPr>
  </w:style>
  <w:style w:type="paragraph" w:styleId="aa">
    <w:name w:val="annotation subject"/>
    <w:basedOn w:val="a8"/>
    <w:next w:val="a8"/>
    <w:link w:val="ab"/>
    <w:uiPriority w:val="99"/>
    <w:semiHidden/>
    <w:unhideWhenUsed/>
    <w:rsid w:val="00B12AB4"/>
    <w:rPr>
      <w:b/>
      <w:bCs/>
    </w:rPr>
  </w:style>
  <w:style w:type="character" w:customStyle="1" w:styleId="ab">
    <w:name w:val="批注主题 字符"/>
    <w:basedOn w:val="a9"/>
    <w:link w:val="aa"/>
    <w:uiPriority w:val="99"/>
    <w:semiHidden/>
    <w:rsid w:val="00B12AB4"/>
    <w:rPr>
      <w:b/>
      <w:bCs/>
      <w:sz w:val="20"/>
      <w:szCs w:val="20"/>
    </w:rPr>
  </w:style>
  <w:style w:type="paragraph" w:styleId="ac">
    <w:name w:val="Balloon Text"/>
    <w:basedOn w:val="a"/>
    <w:link w:val="ad"/>
    <w:uiPriority w:val="99"/>
    <w:semiHidden/>
    <w:unhideWhenUsed/>
    <w:rsid w:val="00B12AB4"/>
    <w:pPr>
      <w:spacing w:after="0" w:line="240" w:lineRule="auto"/>
    </w:pPr>
    <w:rPr>
      <w:rFonts w:ascii="Segoe UI" w:hAnsi="Segoe UI" w:cs="Segoe UI"/>
      <w:sz w:val="18"/>
      <w:szCs w:val="18"/>
    </w:rPr>
  </w:style>
  <w:style w:type="character" w:customStyle="1" w:styleId="ad">
    <w:name w:val="批注框文本 字符"/>
    <w:basedOn w:val="a0"/>
    <w:link w:val="ac"/>
    <w:uiPriority w:val="99"/>
    <w:semiHidden/>
    <w:rsid w:val="00B12AB4"/>
    <w:rPr>
      <w:rFonts w:ascii="Segoe UI" w:hAnsi="Segoe UI" w:cs="Segoe UI"/>
      <w:sz w:val="18"/>
      <w:szCs w:val="18"/>
    </w:rPr>
  </w:style>
  <w:style w:type="character" w:styleId="ae">
    <w:name w:val="Placeholder Text"/>
    <w:basedOn w:val="a0"/>
    <w:uiPriority w:val="99"/>
    <w:semiHidden/>
    <w:rsid w:val="005735DE"/>
    <w:rPr>
      <w:color w:val="808080"/>
    </w:rPr>
  </w:style>
  <w:style w:type="paragraph" w:styleId="af">
    <w:name w:val="header"/>
    <w:basedOn w:val="a"/>
    <w:link w:val="af0"/>
    <w:uiPriority w:val="99"/>
    <w:unhideWhenUsed/>
    <w:rsid w:val="00573B87"/>
    <w:pPr>
      <w:tabs>
        <w:tab w:val="center" w:pos="4680"/>
        <w:tab w:val="right" w:pos="9360"/>
      </w:tabs>
      <w:spacing w:after="0" w:line="240" w:lineRule="auto"/>
    </w:pPr>
  </w:style>
  <w:style w:type="character" w:customStyle="1" w:styleId="af0">
    <w:name w:val="页眉 字符"/>
    <w:basedOn w:val="a0"/>
    <w:link w:val="af"/>
    <w:uiPriority w:val="99"/>
    <w:rsid w:val="00573B87"/>
  </w:style>
  <w:style w:type="paragraph" w:styleId="af1">
    <w:name w:val="footer"/>
    <w:basedOn w:val="a"/>
    <w:link w:val="af2"/>
    <w:uiPriority w:val="99"/>
    <w:unhideWhenUsed/>
    <w:rsid w:val="00573B87"/>
    <w:pPr>
      <w:tabs>
        <w:tab w:val="center" w:pos="4680"/>
        <w:tab w:val="right" w:pos="9360"/>
      </w:tabs>
      <w:spacing w:after="0" w:line="240" w:lineRule="auto"/>
    </w:pPr>
  </w:style>
  <w:style w:type="character" w:customStyle="1" w:styleId="af2">
    <w:name w:val="页脚 字符"/>
    <w:basedOn w:val="a0"/>
    <w:link w:val="af1"/>
    <w:uiPriority w:val="99"/>
    <w:rsid w:val="00573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656750">
      <w:bodyDiv w:val="1"/>
      <w:marLeft w:val="0"/>
      <w:marRight w:val="0"/>
      <w:marTop w:val="0"/>
      <w:marBottom w:val="0"/>
      <w:divBdr>
        <w:top w:val="none" w:sz="0" w:space="0" w:color="auto"/>
        <w:left w:val="none" w:sz="0" w:space="0" w:color="auto"/>
        <w:bottom w:val="none" w:sz="0" w:space="0" w:color="auto"/>
        <w:right w:val="none" w:sz="0" w:space="0" w:color="auto"/>
      </w:divBdr>
    </w:div>
    <w:div w:id="189820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Documents/Tencent%20Files/3067423637/Image/C2C/7103BE7E1BBBEFAE6A52563B2911718A.png" TargetMode="External"/><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Documents/Tencent%20Files/3067423637/Image/C2C/DED228317AC1270AE10FB3ADBBE5A4D5.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notes" Target="footnot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9161f02-d5c3-489c-b27c-efed76c004ec" xsi:nil="true"/>
    <lcf76f155ced4ddcb4097134ff3c332f xmlns="c60aa403-415a-4c3a-b8be-bf26236cf65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4288C4B8455B44AFF837F2EF987440" ma:contentTypeVersion="18" ma:contentTypeDescription="Create a new document." ma:contentTypeScope="" ma:versionID="de9ffbcc9528f57e63468b197213ceea">
  <xsd:schema xmlns:xsd="http://www.w3.org/2001/XMLSchema" xmlns:xs="http://www.w3.org/2001/XMLSchema" xmlns:p="http://schemas.microsoft.com/office/2006/metadata/properties" xmlns:ns2="c60aa403-415a-4c3a-b8be-bf26236cf65d" xmlns:ns3="29161f02-d5c3-489c-b27c-efed76c004ec" targetNamespace="http://schemas.microsoft.com/office/2006/metadata/properties" ma:root="true" ma:fieldsID="fbe3be916441a7417d8b7ed7b2b7ca17" ns2:_="" ns3:_="">
    <xsd:import namespace="c60aa403-415a-4c3a-b8be-bf26236cf65d"/>
    <xsd:import namespace="29161f02-d5c3-489c-b27c-efed76c004e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0aa403-415a-4c3a-b8be-bf26236cf6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1f8fe375-cbb6-4b35-9ea2-3916cf22ce7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9161f02-d5c3-489c-b27c-efed76c004e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93bd5ffd-da89-4775-ad96-df9a49588759}" ma:internalName="TaxCatchAll" ma:showField="CatchAllData" ma:web="29161f02-d5c3-489c-b27c-efed76c004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C97114-8A00-4A26-A6AC-CDB3D210B422}">
  <ds:schemaRefs>
    <ds:schemaRef ds:uri="http://schemas.microsoft.com/office/2006/metadata/properties"/>
    <ds:schemaRef ds:uri="http://schemas.microsoft.com/office/infopath/2007/PartnerControls"/>
    <ds:schemaRef ds:uri="29161f02-d5c3-489c-b27c-efed76c004ec"/>
    <ds:schemaRef ds:uri="c60aa403-415a-4c3a-b8be-bf26236cf65d"/>
  </ds:schemaRefs>
</ds:datastoreItem>
</file>

<file path=customXml/itemProps2.xml><?xml version="1.0" encoding="utf-8"?>
<ds:datastoreItem xmlns:ds="http://schemas.openxmlformats.org/officeDocument/2006/customXml" ds:itemID="{5E9BB6AB-CA94-4929-8464-5098DD3C56DD}">
  <ds:schemaRefs>
    <ds:schemaRef ds:uri="http://schemas.microsoft.com/sharepoint/v3/contenttype/forms"/>
  </ds:schemaRefs>
</ds:datastoreItem>
</file>

<file path=customXml/itemProps3.xml><?xml version="1.0" encoding="utf-8"?>
<ds:datastoreItem xmlns:ds="http://schemas.openxmlformats.org/officeDocument/2006/customXml" ds:itemID="{83E99FAC-3018-4DE1-8153-DDDF7BE396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0aa403-415a-4c3a-b8be-bf26236cf65d"/>
    <ds:schemaRef ds:uri="29161f02-d5c3-489c-b27c-efed76c004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5118</TotalTime>
  <Pages>18</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Bala</dc:creator>
  <cp:keywords/>
  <dc:description/>
  <cp:lastModifiedBy>缀雪decsnow</cp:lastModifiedBy>
  <cp:revision>32</cp:revision>
  <cp:lastPrinted>2021-02-10T08:55:00Z</cp:lastPrinted>
  <dcterms:created xsi:type="dcterms:W3CDTF">2021-02-10T08:54:00Z</dcterms:created>
  <dcterms:modified xsi:type="dcterms:W3CDTF">2023-03-06T09:07:00Z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0x010100794288C4B8455B44AFF837F2EF987440</vt:lpwstr>
  </property>
</Properties>
</file>